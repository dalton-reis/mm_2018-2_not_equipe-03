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F1C12" w14:textId="5D839D94" w:rsidR="00B17C7E" w:rsidRDefault="32ABCDC1" w:rsidP="00B17C7E">
      <w:pPr>
        <w:spacing w:line="362" w:lineRule="auto"/>
        <w:rPr>
          <w:i/>
          <w:sz w:val="40"/>
          <w:szCs w:val="40"/>
          <w:lang w:val="pt-BR"/>
        </w:rPr>
      </w:pPr>
      <w:r w:rsidRPr="007B36F2">
        <w:rPr>
          <w:b/>
          <w:bCs/>
          <w:sz w:val="28"/>
          <w:szCs w:val="28"/>
          <w:lang w:val="pt-BR"/>
        </w:rPr>
        <w:t xml:space="preserve">TÍTULO: </w:t>
      </w:r>
      <w:proofErr w:type="spellStart"/>
      <w:r w:rsidRPr="007B36F2">
        <w:rPr>
          <w:i/>
          <w:sz w:val="40"/>
          <w:szCs w:val="40"/>
          <w:lang w:val="pt-BR"/>
        </w:rPr>
        <w:t>Murave</w:t>
      </w:r>
      <w:r w:rsidR="00B17C7E">
        <w:rPr>
          <w:i/>
          <w:sz w:val="40"/>
          <w:szCs w:val="40"/>
          <w:lang w:val="pt-BR"/>
        </w:rPr>
        <w:t>y</w:t>
      </w:r>
      <w:proofErr w:type="spellEnd"/>
    </w:p>
    <w:p w14:paraId="46679D4E" w14:textId="4978FCC6" w:rsidR="00042F5C" w:rsidRPr="007B36F2" w:rsidRDefault="0012030C" w:rsidP="32ABCDC1">
      <w:pPr>
        <w:spacing w:line="362" w:lineRule="auto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A </w:t>
      </w:r>
      <w:r w:rsidR="00B17C7E">
        <w:rPr>
          <w:b/>
          <w:bCs/>
          <w:sz w:val="28"/>
          <w:szCs w:val="28"/>
          <w:lang w:val="pt-BR"/>
        </w:rPr>
        <w:t xml:space="preserve">matemática </w:t>
      </w:r>
      <w:r w:rsidR="00246704">
        <w:rPr>
          <w:b/>
          <w:bCs/>
          <w:sz w:val="28"/>
          <w:szCs w:val="28"/>
          <w:lang w:val="pt-BR"/>
        </w:rPr>
        <w:t xml:space="preserve">da </w:t>
      </w:r>
      <w:r>
        <w:rPr>
          <w:b/>
          <w:bCs/>
          <w:sz w:val="28"/>
          <w:szCs w:val="28"/>
          <w:lang w:val="pt-BR"/>
        </w:rPr>
        <w:t xml:space="preserve">formiga </w:t>
      </w:r>
    </w:p>
    <w:p w14:paraId="60695ED0" w14:textId="7217F549" w:rsidR="201442D5" w:rsidRPr="007B36F2" w:rsidRDefault="201442D5" w:rsidP="61943905">
      <w:pPr>
        <w:spacing w:before="82" w:line="362" w:lineRule="auto"/>
        <w:ind w:right="104"/>
        <w:rPr>
          <w:sz w:val="40"/>
          <w:szCs w:val="40"/>
          <w:lang w:val="pt-BR"/>
        </w:rPr>
      </w:pPr>
    </w:p>
    <w:p w14:paraId="4A07E1ED" w14:textId="16B18C92" w:rsidR="005F6DE1" w:rsidRPr="007B36F2" w:rsidRDefault="0A19FF97" w:rsidP="0A19FF97">
      <w:pPr>
        <w:spacing w:before="82" w:line="362" w:lineRule="auto"/>
        <w:ind w:left="3722" w:right="104" w:hanging="3722"/>
        <w:rPr>
          <w:b/>
          <w:bCs/>
          <w:sz w:val="28"/>
          <w:szCs w:val="28"/>
          <w:lang w:val="pt-BR"/>
        </w:rPr>
      </w:pPr>
      <w:r w:rsidRPr="007B36F2">
        <w:rPr>
          <w:b/>
          <w:bCs/>
          <w:sz w:val="28"/>
          <w:szCs w:val="28"/>
          <w:lang w:val="pt-BR"/>
        </w:rPr>
        <w:t>Equipe:</w:t>
      </w:r>
    </w:p>
    <w:p w14:paraId="41ED7051" w14:textId="203600E4" w:rsidR="5552491D" w:rsidRPr="007B36F2" w:rsidRDefault="0A19FF97" w:rsidP="5552491D">
      <w:pPr>
        <w:spacing w:before="82" w:line="362" w:lineRule="auto"/>
        <w:ind w:left="3722" w:right="104" w:hanging="3722"/>
        <w:rPr>
          <w:lang w:val="pt-BR"/>
        </w:rPr>
      </w:pPr>
      <w:r w:rsidRPr="007B36F2">
        <w:rPr>
          <w:color w:val="34313A"/>
          <w:sz w:val="23"/>
          <w:szCs w:val="23"/>
          <w:lang w:val="pt-BR"/>
        </w:rPr>
        <w:t>Ana Claudia da Silva Rutzen – Pedagogia</w:t>
      </w:r>
    </w:p>
    <w:p w14:paraId="5F6E6F41" w14:textId="42FF8474" w:rsidR="5552491D" w:rsidRPr="007B36F2" w:rsidRDefault="201442D5" w:rsidP="201442D5">
      <w:pPr>
        <w:spacing w:before="82" w:line="362" w:lineRule="auto"/>
        <w:ind w:left="3722" w:right="104" w:hanging="3722"/>
        <w:rPr>
          <w:lang w:val="pt-BR"/>
        </w:rPr>
      </w:pPr>
      <w:r w:rsidRPr="007B36F2">
        <w:rPr>
          <w:color w:val="34313A"/>
          <w:sz w:val="23"/>
          <w:szCs w:val="23"/>
          <w:lang w:val="pt-BR"/>
        </w:rPr>
        <w:t xml:space="preserve">Guilherme Dala Rosa </w:t>
      </w:r>
      <w:proofErr w:type="spellStart"/>
      <w:r w:rsidRPr="007B36F2">
        <w:rPr>
          <w:color w:val="34313A"/>
          <w:sz w:val="23"/>
          <w:szCs w:val="23"/>
          <w:lang w:val="pt-BR"/>
        </w:rPr>
        <w:t>Bacca</w:t>
      </w:r>
      <w:proofErr w:type="spellEnd"/>
      <w:r w:rsidRPr="007B36F2">
        <w:rPr>
          <w:color w:val="34313A"/>
          <w:sz w:val="23"/>
          <w:szCs w:val="23"/>
          <w:lang w:val="pt-BR"/>
        </w:rPr>
        <w:t>- Ciências da Computação</w:t>
      </w:r>
    </w:p>
    <w:p w14:paraId="23902C5A" w14:textId="181A4C47" w:rsidR="5552491D" w:rsidRPr="007B36F2" w:rsidRDefault="0A19FF97" w:rsidP="5552491D">
      <w:pPr>
        <w:spacing w:before="82" w:line="362" w:lineRule="auto"/>
        <w:ind w:left="3722" w:right="104" w:hanging="3722"/>
        <w:rPr>
          <w:lang w:val="pt-BR"/>
        </w:rPr>
      </w:pPr>
      <w:proofErr w:type="spellStart"/>
      <w:r w:rsidRPr="007B36F2">
        <w:rPr>
          <w:color w:val="34313A"/>
          <w:sz w:val="23"/>
          <w:szCs w:val="23"/>
          <w:lang w:val="pt-BR"/>
        </w:rPr>
        <w:t>Kathlen</w:t>
      </w:r>
      <w:proofErr w:type="spellEnd"/>
      <w:r w:rsidRPr="007B36F2">
        <w:rPr>
          <w:color w:val="34313A"/>
          <w:sz w:val="23"/>
          <w:szCs w:val="23"/>
          <w:lang w:val="pt-BR"/>
        </w:rPr>
        <w:t xml:space="preserve"> Mayara dos Santos – Pedagogia</w:t>
      </w:r>
    </w:p>
    <w:p w14:paraId="273EF297" w14:textId="43ED07B9" w:rsidR="5552491D" w:rsidRPr="007B36F2" w:rsidRDefault="201442D5" w:rsidP="201442D5">
      <w:pPr>
        <w:spacing w:before="82" w:line="362" w:lineRule="auto"/>
        <w:ind w:left="3722" w:right="104" w:hanging="3722"/>
        <w:rPr>
          <w:lang w:val="pt-BR"/>
        </w:rPr>
      </w:pPr>
      <w:r w:rsidRPr="007B36F2">
        <w:rPr>
          <w:color w:val="34313A"/>
          <w:sz w:val="23"/>
          <w:szCs w:val="23"/>
          <w:lang w:val="pt-BR"/>
        </w:rPr>
        <w:t>Maicon Santos da Silva - Ciências da Computação</w:t>
      </w:r>
    </w:p>
    <w:p w14:paraId="710564CD" w14:textId="468FCCE2" w:rsidR="5552491D" w:rsidRPr="007B36F2" w:rsidRDefault="0A19FF97" w:rsidP="5552491D">
      <w:pPr>
        <w:spacing w:before="82" w:line="362" w:lineRule="auto"/>
        <w:ind w:left="3722" w:right="104" w:hanging="3722"/>
        <w:rPr>
          <w:lang w:val="pt-BR"/>
        </w:rPr>
      </w:pPr>
      <w:r w:rsidRPr="007B36F2">
        <w:rPr>
          <w:color w:val="34313A"/>
          <w:sz w:val="23"/>
          <w:szCs w:val="23"/>
          <w:lang w:val="pt-BR"/>
        </w:rPr>
        <w:t>Milena Naiara Kaschinski – Pedagogia</w:t>
      </w:r>
    </w:p>
    <w:p w14:paraId="06D551FF" w14:textId="774E2C6E" w:rsidR="5552491D" w:rsidRPr="007B36F2" w:rsidRDefault="201442D5" w:rsidP="201442D5">
      <w:pPr>
        <w:spacing w:before="82" w:line="362" w:lineRule="auto"/>
        <w:ind w:left="3722" w:right="104" w:hanging="3722"/>
        <w:rPr>
          <w:lang w:val="pt-BR"/>
        </w:rPr>
      </w:pPr>
      <w:r w:rsidRPr="007B36F2">
        <w:rPr>
          <w:color w:val="34313A"/>
          <w:sz w:val="23"/>
          <w:szCs w:val="23"/>
          <w:lang w:val="pt-BR"/>
        </w:rPr>
        <w:t xml:space="preserve">Peterson Boni </w:t>
      </w:r>
      <w:proofErr w:type="spellStart"/>
      <w:r w:rsidRPr="007B36F2">
        <w:rPr>
          <w:color w:val="34313A"/>
          <w:sz w:val="23"/>
          <w:szCs w:val="23"/>
          <w:lang w:val="pt-BR"/>
        </w:rPr>
        <w:t>Buttenberg</w:t>
      </w:r>
      <w:proofErr w:type="spellEnd"/>
      <w:r w:rsidRPr="007B36F2">
        <w:rPr>
          <w:color w:val="34313A"/>
          <w:sz w:val="23"/>
          <w:szCs w:val="23"/>
          <w:lang w:val="pt-BR"/>
        </w:rPr>
        <w:t xml:space="preserve"> - Ciências da Computação</w:t>
      </w:r>
    </w:p>
    <w:p w14:paraId="4BF6A614" w14:textId="712D8A93" w:rsidR="201442D5" w:rsidRPr="007B36F2" w:rsidRDefault="201442D5" w:rsidP="201442D5">
      <w:pPr>
        <w:spacing w:before="82" w:line="362" w:lineRule="auto"/>
        <w:ind w:left="3722" w:right="104" w:hanging="3722"/>
        <w:rPr>
          <w:color w:val="34313A"/>
          <w:sz w:val="23"/>
          <w:szCs w:val="23"/>
          <w:lang w:val="pt-BR"/>
        </w:rPr>
      </w:pPr>
    </w:p>
    <w:p w14:paraId="79BD934E" w14:textId="77777777" w:rsidR="00FD2E20" w:rsidRPr="007B36F2" w:rsidRDefault="00FD2E20" w:rsidP="00B42293">
      <w:pPr>
        <w:pStyle w:val="Corpodetexto"/>
      </w:pPr>
    </w:p>
    <w:p w14:paraId="3084646E" w14:textId="34E0207C" w:rsidR="6A0C46EA" w:rsidRPr="007B36F2" w:rsidRDefault="6A0C46EA">
      <w:pPr>
        <w:rPr>
          <w:lang w:val="pt-BR"/>
        </w:rPr>
      </w:pPr>
      <w:r w:rsidRPr="007B36F2">
        <w:rPr>
          <w:lang w:val="pt-BR"/>
        </w:rPr>
        <w:br w:type="page"/>
      </w:r>
    </w:p>
    <w:p w14:paraId="230A6B68" w14:textId="276AB2C3" w:rsidR="0A19FF97" w:rsidRPr="007B36F2" w:rsidRDefault="0CE1BE9B" w:rsidP="005231DF">
      <w:pPr>
        <w:pStyle w:val="Ttulo1"/>
      </w:pPr>
      <w:r w:rsidRPr="007B36F2">
        <w:lastRenderedPageBreak/>
        <w:t>INTRODUÇÃO</w:t>
      </w:r>
    </w:p>
    <w:p w14:paraId="35559561" w14:textId="4ED2E28C" w:rsidR="0A19FF97" w:rsidRPr="007B36F2" w:rsidRDefault="0A19FF97" w:rsidP="005231DF">
      <w:pPr>
        <w:pStyle w:val="Ttulo1"/>
        <w:numPr>
          <w:ilvl w:val="0"/>
          <w:numId w:val="0"/>
        </w:numPr>
      </w:pPr>
    </w:p>
    <w:p w14:paraId="7F73AF74" w14:textId="05438082" w:rsidR="00FD2E20" w:rsidRPr="007B36F2" w:rsidRDefault="00620415" w:rsidP="00B42293">
      <w:pPr>
        <w:pStyle w:val="Corpodetexto"/>
      </w:pPr>
      <w:commentRangeStart w:id="0"/>
      <w:r w:rsidRPr="007B36F2">
        <w:t>Atualmente</w:t>
      </w:r>
      <w:commentRangeEnd w:id="0"/>
      <w:r w:rsidR="00722279">
        <w:rPr>
          <w:rStyle w:val="Refdecomentrio"/>
          <w:lang w:val="en-US"/>
        </w:rPr>
        <w:commentReference w:id="0"/>
      </w:r>
      <w:r w:rsidR="32ABCDC1" w:rsidRPr="007B36F2">
        <w:t xml:space="preserve"> </w:t>
      </w:r>
      <w:r w:rsidR="00087EEA" w:rsidRPr="007B36F2">
        <w:t>observamos</w:t>
      </w:r>
      <w:r w:rsidR="32ABCDC1" w:rsidRPr="007B36F2">
        <w:t xml:space="preserve"> que as tecnologias estão cada vez mais presentes nas salas de aula</w:t>
      </w:r>
      <w:r w:rsidR="00D761B5" w:rsidRPr="007B36F2">
        <w:t xml:space="preserve">, assim </w:t>
      </w:r>
      <w:r w:rsidR="003A6910" w:rsidRPr="007B36F2">
        <w:t>auxiliando na aprendizagem dos alunos</w:t>
      </w:r>
      <w:r w:rsidR="005466BC" w:rsidRPr="007B36F2">
        <w:t xml:space="preserve"> de </w:t>
      </w:r>
      <w:r w:rsidR="005673BF" w:rsidRPr="007B36F2">
        <w:t>Educação e Tecnologias Digitais</w:t>
      </w:r>
      <w:r w:rsidR="005A40C9" w:rsidRPr="007B36F2">
        <w:t xml:space="preserve">, ministrada pelo professor doutor </w:t>
      </w:r>
      <w:r w:rsidR="005A40C9">
        <w:t xml:space="preserve">Mauricio </w:t>
      </w:r>
      <w:r w:rsidR="631E72A8">
        <w:t>Capobianco Lopes</w:t>
      </w:r>
      <w:r w:rsidR="00374778" w:rsidRPr="007B36F2">
        <w:t>, os acadêmicos d</w:t>
      </w:r>
      <w:r w:rsidR="008A4113" w:rsidRPr="007B36F2">
        <w:t>o</w:t>
      </w:r>
      <w:r w:rsidR="00CD35A1" w:rsidRPr="007B36F2">
        <w:t xml:space="preserve"> curso de Pedagogia</w:t>
      </w:r>
      <w:r w:rsidR="00374778" w:rsidRPr="007B36F2">
        <w:t xml:space="preserve"> e</w:t>
      </w:r>
      <w:r w:rsidR="32ABCDC1" w:rsidRPr="007B36F2">
        <w:t xml:space="preserve"> de Ciência</w:t>
      </w:r>
      <w:del w:id="1" w:author="Mauricio Capobianco Lopes" w:date="2018-11-05T20:46:00Z">
        <w:r w:rsidR="32ABCDC1" w:rsidRPr="007B36F2" w:rsidDel="00880335">
          <w:delText>s</w:delText>
        </w:r>
      </w:del>
      <w:r w:rsidR="32ABCDC1" w:rsidRPr="007B36F2">
        <w:t xml:space="preserve"> da Computação da Universidade Regional de Blumenau</w:t>
      </w:r>
      <w:r w:rsidR="00162EC3" w:rsidRPr="007B36F2">
        <w:t xml:space="preserve"> (</w:t>
      </w:r>
      <w:r w:rsidR="32ABCDC1" w:rsidRPr="007B36F2">
        <w:t>FURB</w:t>
      </w:r>
      <w:r w:rsidR="00162EC3" w:rsidRPr="007B36F2">
        <w:t>)</w:t>
      </w:r>
      <w:r w:rsidR="32ABCDC1" w:rsidRPr="007B36F2">
        <w:t xml:space="preserve">, </w:t>
      </w:r>
      <w:r w:rsidR="00AA4419" w:rsidRPr="007B36F2">
        <w:t>foram instigados</w:t>
      </w:r>
      <w:r w:rsidR="00C334A0" w:rsidRPr="007B36F2">
        <w:t xml:space="preserve"> </w:t>
      </w:r>
      <w:r w:rsidR="00066431" w:rsidRPr="007B36F2">
        <w:t>a</w:t>
      </w:r>
      <w:r w:rsidR="00ED5D04" w:rsidRPr="007B36F2">
        <w:t xml:space="preserve"> </w:t>
      </w:r>
      <w:r w:rsidR="007A7EEA" w:rsidRPr="007B36F2">
        <w:t>construírem juntos</w:t>
      </w:r>
      <w:r w:rsidR="32ABCDC1" w:rsidRPr="007B36F2">
        <w:t xml:space="preserve"> um jogo para trabalhar</w:t>
      </w:r>
      <w:r w:rsidR="004750C9" w:rsidRPr="007B36F2">
        <w:t>em</w:t>
      </w:r>
      <w:r w:rsidR="32ABCDC1" w:rsidRPr="007B36F2">
        <w:t xml:space="preserve"> em sala de aula com os </w:t>
      </w:r>
      <w:commentRangeStart w:id="2"/>
      <w:r w:rsidR="32ABCDC1" w:rsidRPr="007B36F2">
        <w:t>alunos</w:t>
      </w:r>
      <w:commentRangeEnd w:id="2"/>
      <w:r w:rsidR="00722279">
        <w:rPr>
          <w:rStyle w:val="Refdecomentrio"/>
          <w:lang w:val="en-US"/>
        </w:rPr>
        <w:commentReference w:id="2"/>
      </w:r>
      <w:r w:rsidR="32ABCDC1" w:rsidRPr="007B36F2">
        <w:t xml:space="preserve">. Neste momento, </w:t>
      </w:r>
      <w:r w:rsidR="00DA66DC" w:rsidRPr="007B36F2">
        <w:t>escolhemos</w:t>
      </w:r>
      <w:r w:rsidR="32ABCDC1" w:rsidRPr="007B36F2">
        <w:t xml:space="preserve"> a Matemática</w:t>
      </w:r>
      <w:r w:rsidR="003B400F" w:rsidRPr="007B36F2">
        <w:t>, pois ela</w:t>
      </w:r>
      <w:r w:rsidR="00932439">
        <w:t xml:space="preserve"> </w:t>
      </w:r>
      <w:r w:rsidR="32ABCDC1" w:rsidRPr="007B36F2">
        <w:t xml:space="preserve">tem várias maneiras de ser trabalhada, </w:t>
      </w:r>
      <w:r w:rsidR="00932439">
        <w:t>mas</w:t>
      </w:r>
      <w:ins w:id="3" w:author="Mauricio Capobianco Lopes" w:date="2018-11-05T20:46:00Z">
        <w:r w:rsidR="0034703C">
          <w:t xml:space="preserve"> </w:t>
        </w:r>
      </w:ins>
      <w:r w:rsidR="32ABCDC1" w:rsidRPr="007B36F2">
        <w:t xml:space="preserve">geralmente os alunos resolvem as contas no papel. </w:t>
      </w:r>
    </w:p>
    <w:p w14:paraId="2262B44A" w14:textId="747CF367" w:rsidR="00FD2E20" w:rsidRPr="007B36F2" w:rsidRDefault="0A9005A3" w:rsidP="00B42293">
      <w:pPr>
        <w:pStyle w:val="Corpodetexto"/>
      </w:pPr>
      <w:r>
        <w:t xml:space="preserve">O </w:t>
      </w:r>
      <w:r w:rsidR="00AC6258">
        <w:t xml:space="preserve">propósito </w:t>
      </w:r>
      <w:r>
        <w:t xml:space="preserve">deste trabalho é auxiliar a criança a partir do 2º ano do ensino fundamental no desenvolvimento do raciocínio lógico </w:t>
      </w:r>
      <w:r w:rsidR="00602AA8">
        <w:t>que</w:t>
      </w:r>
      <w:r>
        <w:t xml:space="preserve"> consiga resolver os conceitos matemáticos mentalmente e em determinado tempo, mas se divertindo. O jogo </w:t>
      </w:r>
      <w:proofErr w:type="spellStart"/>
      <w:r w:rsidRPr="0A9005A3">
        <w:rPr>
          <w:i/>
          <w:iCs/>
        </w:rPr>
        <w:t>Muravey</w:t>
      </w:r>
      <w:proofErr w:type="spellEnd"/>
      <w:r>
        <w:t xml:space="preserve"> </w:t>
      </w:r>
      <w:r w:rsidR="5406EDA9">
        <w:t>demonstra</w:t>
      </w:r>
      <w:r>
        <w:t xml:space="preserve"> que a criança pode se divertir, mas ao mesmo tempo melhorar seu desempenho para solucionar as contas matemáticas, deste modo possibilitando um aprendizado mais eficaz e </w:t>
      </w:r>
      <w:commentRangeStart w:id="4"/>
      <w:r>
        <w:t>produtivo</w:t>
      </w:r>
      <w:commentRangeEnd w:id="4"/>
      <w:r w:rsidR="00722279">
        <w:rPr>
          <w:rStyle w:val="Refdecomentrio"/>
          <w:lang w:val="en-US"/>
        </w:rPr>
        <w:commentReference w:id="4"/>
      </w:r>
      <w:r>
        <w:t>.</w:t>
      </w:r>
    </w:p>
    <w:p w14:paraId="6C68334A" w14:textId="2DB453A4" w:rsidR="00FD2E20" w:rsidRPr="007B36F2" w:rsidRDefault="32ABCDC1" w:rsidP="004646F7">
      <w:pPr>
        <w:pStyle w:val="Corpodetexto"/>
      </w:pPr>
      <w:r w:rsidRPr="007B36F2">
        <w:t>U</w:t>
      </w:r>
      <w:r w:rsidR="005D7865" w:rsidRPr="007B36F2">
        <w:t xml:space="preserve">ma das razões </w:t>
      </w:r>
      <w:r w:rsidRPr="007B36F2">
        <w:t>d</w:t>
      </w:r>
      <w:r w:rsidR="00700AD7" w:rsidRPr="007B36F2">
        <w:t>a criação d</w:t>
      </w:r>
      <w:r w:rsidRPr="007B36F2">
        <w:t xml:space="preserve">o jogo </w:t>
      </w:r>
      <w:proofErr w:type="spellStart"/>
      <w:r w:rsidRPr="007B36F2">
        <w:rPr>
          <w:i/>
        </w:rPr>
        <w:t>Muravey</w:t>
      </w:r>
      <w:proofErr w:type="spellEnd"/>
      <w:r w:rsidRPr="007B36F2">
        <w:t xml:space="preserve"> é </w:t>
      </w:r>
      <w:r w:rsidR="009A275E" w:rsidRPr="007B36F2">
        <w:t>desenvolvimento de</w:t>
      </w:r>
      <w:r w:rsidRPr="007B36F2">
        <w:t xml:space="preserve"> um jogo educativo, </w:t>
      </w:r>
      <w:r w:rsidR="00D77945" w:rsidRPr="007B36F2">
        <w:t xml:space="preserve">interativo, </w:t>
      </w:r>
      <w:r w:rsidRPr="007B36F2">
        <w:t xml:space="preserve">matemático, lúdico e </w:t>
      </w:r>
      <w:r w:rsidR="00D77945" w:rsidRPr="007B36F2">
        <w:t xml:space="preserve">ainda </w:t>
      </w:r>
      <w:r w:rsidRPr="007B36F2">
        <w:t>atrativo</w:t>
      </w:r>
      <w:r w:rsidR="00D77945" w:rsidRPr="007B36F2">
        <w:t>, o qual</w:t>
      </w:r>
      <w:r w:rsidRPr="007B36F2">
        <w:t xml:space="preserve"> </w:t>
      </w:r>
      <w:r w:rsidR="00CB0BED" w:rsidRPr="007B36F2">
        <w:t>incentive</w:t>
      </w:r>
      <w:commentRangeStart w:id="5"/>
      <w:r w:rsidR="00CB0BED" w:rsidRPr="007B36F2">
        <w:t xml:space="preserve"> </w:t>
      </w:r>
      <w:commentRangeEnd w:id="5"/>
      <w:r w:rsidR="009754AE">
        <w:rPr>
          <w:rStyle w:val="Refdecomentrio"/>
          <w:lang w:val="en-US"/>
        </w:rPr>
        <w:commentReference w:id="5"/>
      </w:r>
      <w:r w:rsidRPr="007B36F2">
        <w:t xml:space="preserve">as crianças </w:t>
      </w:r>
      <w:r w:rsidR="008A3086" w:rsidRPr="007B36F2">
        <w:t>a</w:t>
      </w:r>
      <w:r w:rsidR="00D01DDE" w:rsidRPr="007B36F2">
        <w:t xml:space="preserve"> </w:t>
      </w:r>
      <w:r w:rsidR="00010A5F" w:rsidRPr="007B36F2">
        <w:t xml:space="preserve">criarem </w:t>
      </w:r>
      <w:r w:rsidR="009E6E87" w:rsidRPr="007B36F2">
        <w:t xml:space="preserve">um </w:t>
      </w:r>
      <w:r w:rsidR="00010A5F" w:rsidRPr="007B36F2">
        <w:t xml:space="preserve">maior </w:t>
      </w:r>
      <w:r w:rsidRPr="007B36F2">
        <w:t>interesse pelas operações básicas matemáticas</w:t>
      </w:r>
      <w:r w:rsidR="16E7CAED" w:rsidRPr="007B36F2">
        <w:t xml:space="preserve">. </w:t>
      </w:r>
      <w:r w:rsidR="00F379F8" w:rsidRPr="007B36F2">
        <w:t xml:space="preserve">Além disso, </w:t>
      </w:r>
      <w:r w:rsidRPr="007B36F2">
        <w:t xml:space="preserve">o jogo </w:t>
      </w:r>
      <w:r w:rsidR="00E13DD1" w:rsidRPr="007B36F2">
        <w:t xml:space="preserve">servirá para </w:t>
      </w:r>
      <w:r w:rsidR="00324EFC" w:rsidRPr="004646F7">
        <w:t>motiva</w:t>
      </w:r>
      <w:r w:rsidR="004646F7" w:rsidRPr="004646F7">
        <w:t>r</w:t>
      </w:r>
      <w:r w:rsidR="00324EFC" w:rsidRPr="007B36F2">
        <w:t xml:space="preserve"> </w:t>
      </w:r>
      <w:r w:rsidRPr="007B36F2">
        <w:t>a se aprofundar</w:t>
      </w:r>
      <w:r w:rsidR="00324EFC" w:rsidRPr="007B36F2">
        <w:t>em</w:t>
      </w:r>
      <w:r w:rsidRPr="007B36F2">
        <w:t xml:space="preserve"> no assunto, </w:t>
      </w:r>
      <w:r w:rsidR="00324EFC" w:rsidRPr="007B36F2">
        <w:t xml:space="preserve">assim </w:t>
      </w:r>
      <w:r w:rsidRPr="007B36F2">
        <w:t xml:space="preserve">compreendendo melhor as operações </w:t>
      </w:r>
      <w:r w:rsidR="00D567CC" w:rsidRPr="007B36F2">
        <w:t xml:space="preserve">e </w:t>
      </w:r>
      <w:r w:rsidR="00352FDF" w:rsidRPr="007B36F2">
        <w:t xml:space="preserve">desta maneira </w:t>
      </w:r>
      <w:r w:rsidRPr="007B36F2">
        <w:t xml:space="preserve">compartilhar as </w:t>
      </w:r>
      <w:r w:rsidR="00800D1F" w:rsidRPr="007B36F2">
        <w:t xml:space="preserve">suas </w:t>
      </w:r>
      <w:r w:rsidRPr="007B36F2">
        <w:t xml:space="preserve">vivências </w:t>
      </w:r>
      <w:r w:rsidR="005E2136" w:rsidRPr="007B36F2">
        <w:t xml:space="preserve">positivas </w:t>
      </w:r>
      <w:r w:rsidRPr="007B36F2">
        <w:t xml:space="preserve">do jogo usando </w:t>
      </w:r>
      <w:r w:rsidR="00352FDF" w:rsidRPr="007B36F2">
        <w:rPr>
          <w:i/>
        </w:rPr>
        <w:t>K</w:t>
      </w:r>
      <w:r w:rsidR="16E7CAED" w:rsidRPr="007B36F2">
        <w:rPr>
          <w:i/>
        </w:rPr>
        <w:t>inect</w:t>
      </w:r>
      <w:r w:rsidR="00F228CC" w:rsidRPr="007B36F2">
        <w:rPr>
          <w:i/>
        </w:rPr>
        <w:t>,</w:t>
      </w:r>
      <w:r w:rsidR="003A6817" w:rsidRPr="007B36F2">
        <w:t xml:space="preserve"> e </w:t>
      </w:r>
      <w:r w:rsidR="16E7CAED" w:rsidRPr="007B36F2">
        <w:t>essa</w:t>
      </w:r>
      <w:r w:rsidRPr="007B36F2">
        <w:t xml:space="preserve"> tecnologia </w:t>
      </w:r>
      <w:r w:rsidR="00066431" w:rsidRPr="007B36F2">
        <w:t>pode ser</w:t>
      </w:r>
      <w:r w:rsidR="16E7CAED" w:rsidRPr="007B36F2">
        <w:t xml:space="preserve"> conhecida ou não</w:t>
      </w:r>
      <w:r w:rsidR="00E84A05" w:rsidRPr="007B36F2">
        <w:t xml:space="preserve"> pela criança.</w:t>
      </w:r>
    </w:p>
    <w:p w14:paraId="5CEC969F" w14:textId="4A36DC83" w:rsidR="201442D5" w:rsidRPr="007B36F2" w:rsidRDefault="201442D5" w:rsidP="00B42293">
      <w:pPr>
        <w:pStyle w:val="Corpodetexto"/>
      </w:pPr>
      <w:r w:rsidRPr="007B36F2">
        <w:t xml:space="preserve"> </w:t>
      </w:r>
    </w:p>
    <w:p w14:paraId="2A8B0A0D" w14:textId="6C84786C" w:rsidR="201442D5" w:rsidRPr="007B36F2" w:rsidRDefault="201442D5" w:rsidP="00BB2E55">
      <w:pPr>
        <w:pStyle w:val="Ttulo2"/>
        <w:numPr>
          <w:ilvl w:val="0"/>
          <w:numId w:val="0"/>
        </w:numPr>
        <w:rPr>
          <w:lang w:val="pt-BR"/>
        </w:rPr>
      </w:pPr>
    </w:p>
    <w:p w14:paraId="79BD935E" w14:textId="77777777" w:rsidR="00FD2E20" w:rsidRPr="007B36F2" w:rsidRDefault="201442D5" w:rsidP="00BB2E55">
      <w:pPr>
        <w:pStyle w:val="Ttulo2"/>
      </w:pPr>
      <w:r w:rsidRPr="007B36F2">
        <w:t>Objetivos:</w:t>
      </w:r>
    </w:p>
    <w:p w14:paraId="393CE231" w14:textId="77777777" w:rsidR="003828DA" w:rsidRPr="007B36F2" w:rsidRDefault="003828DA" w:rsidP="00BB2E55">
      <w:pPr>
        <w:pStyle w:val="Ttulo2"/>
        <w:numPr>
          <w:ilvl w:val="0"/>
          <w:numId w:val="0"/>
        </w:numPr>
      </w:pPr>
    </w:p>
    <w:p w14:paraId="3F81A4B4" w14:textId="77777777" w:rsidR="002C2C5B" w:rsidRPr="007B36F2" w:rsidRDefault="201442D5" w:rsidP="00B42293">
      <w:pPr>
        <w:pStyle w:val="Corpodetexto"/>
        <w:rPr>
          <w:b/>
          <w:bCs/>
        </w:rPr>
      </w:pPr>
      <w:r w:rsidRPr="007B36F2">
        <w:t>Objetivo geral:</w:t>
      </w:r>
      <w:r w:rsidRPr="007B36F2">
        <w:rPr>
          <w:b/>
          <w:bCs/>
        </w:rPr>
        <w:t xml:space="preserve"> </w:t>
      </w:r>
    </w:p>
    <w:p w14:paraId="664893CE" w14:textId="637C1C85" w:rsidR="4828C414" w:rsidRPr="007B36F2" w:rsidRDefault="4828C414" w:rsidP="00B42293">
      <w:pPr>
        <w:pStyle w:val="Corpodetexto"/>
      </w:pPr>
      <w:r w:rsidRPr="007B36F2">
        <w:t xml:space="preserve">Desenvolver um jogo de raciocínio lógico matemático usando a tecnologia </w:t>
      </w:r>
      <w:r w:rsidRPr="007B36F2">
        <w:rPr>
          <w:i/>
        </w:rPr>
        <w:t>Kinect</w:t>
      </w:r>
      <w:r w:rsidR="00A06A6C">
        <w:t>, para resolver as quatro operações matemáticas.</w:t>
      </w:r>
    </w:p>
    <w:p w14:paraId="79BD9362" w14:textId="4D09C8D1" w:rsidR="00FD2E20" w:rsidRPr="007B36F2" w:rsidRDefault="00F965D3" w:rsidP="00B42293">
      <w:pPr>
        <w:pStyle w:val="Corpodetexto"/>
        <w:rPr>
          <w:b/>
          <w:bCs/>
        </w:rPr>
      </w:pPr>
      <w:r>
        <w:t>Objetivos d</w:t>
      </w:r>
      <w:r w:rsidR="201442D5" w:rsidRPr="007B36F2">
        <w:t>e aprendizagem:</w:t>
      </w:r>
    </w:p>
    <w:p w14:paraId="3271C006" w14:textId="4DCB68A9" w:rsidR="003828DA" w:rsidRPr="007B36F2" w:rsidRDefault="6BBE5FC8" w:rsidP="003828DA">
      <w:pPr>
        <w:pStyle w:val="PargrafodaLista"/>
        <w:numPr>
          <w:ilvl w:val="0"/>
          <w:numId w:val="28"/>
        </w:numPr>
        <w:tabs>
          <w:tab w:val="left" w:pos="956"/>
        </w:tabs>
        <w:spacing w:before="139"/>
        <w:jc w:val="both"/>
        <w:rPr>
          <w:sz w:val="24"/>
          <w:szCs w:val="24"/>
          <w:lang w:val="pt-BR"/>
        </w:rPr>
      </w:pPr>
      <w:r w:rsidRPr="6BBE5FC8">
        <w:rPr>
          <w:sz w:val="24"/>
          <w:szCs w:val="24"/>
          <w:lang w:val="pt-BR"/>
        </w:rPr>
        <w:t>construir</w:t>
      </w:r>
      <w:r w:rsidR="54C1FA94" w:rsidRPr="007B36F2">
        <w:rPr>
          <w:sz w:val="24"/>
          <w:szCs w:val="24"/>
          <w:lang w:val="pt-BR"/>
        </w:rPr>
        <w:t xml:space="preserve"> conceitos matemáticos das </w:t>
      </w:r>
      <w:r w:rsidRPr="6BBE5FC8">
        <w:rPr>
          <w:sz w:val="24"/>
          <w:szCs w:val="24"/>
          <w:lang w:val="pt-BR"/>
        </w:rPr>
        <w:t>quatro</w:t>
      </w:r>
      <w:r w:rsidR="54C1FA94" w:rsidRPr="007B36F2">
        <w:rPr>
          <w:sz w:val="24"/>
          <w:szCs w:val="24"/>
          <w:lang w:val="pt-BR"/>
        </w:rPr>
        <w:t xml:space="preserve"> operações</w:t>
      </w:r>
      <w:r w:rsidR="2F5D47B4" w:rsidRPr="007B36F2">
        <w:rPr>
          <w:sz w:val="24"/>
          <w:szCs w:val="24"/>
          <w:lang w:val="pt-BR"/>
        </w:rPr>
        <w:t xml:space="preserve"> com o uso da tecnologia</w:t>
      </w:r>
      <w:r w:rsidR="54C1FA94" w:rsidRPr="007B36F2">
        <w:rPr>
          <w:sz w:val="24"/>
          <w:szCs w:val="24"/>
          <w:lang w:val="pt-BR"/>
        </w:rPr>
        <w:t>;</w:t>
      </w:r>
      <w:r w:rsidR="003828DA" w:rsidRPr="007B36F2">
        <w:rPr>
          <w:sz w:val="24"/>
          <w:szCs w:val="24"/>
          <w:lang w:val="pt-BR"/>
        </w:rPr>
        <w:t xml:space="preserve"> </w:t>
      </w:r>
    </w:p>
    <w:p w14:paraId="4F2916A9" w14:textId="3FFB7977" w:rsidR="003828DA" w:rsidRPr="007B36F2" w:rsidRDefault="6BBE5FC8" w:rsidP="003828DA">
      <w:pPr>
        <w:pStyle w:val="PargrafodaLista"/>
        <w:numPr>
          <w:ilvl w:val="0"/>
          <w:numId w:val="28"/>
        </w:numPr>
        <w:tabs>
          <w:tab w:val="left" w:pos="956"/>
        </w:tabs>
        <w:spacing w:before="139"/>
        <w:jc w:val="both"/>
        <w:rPr>
          <w:sz w:val="24"/>
          <w:szCs w:val="24"/>
          <w:lang w:val="pt-BR"/>
        </w:rPr>
      </w:pPr>
      <w:r w:rsidRPr="6BBE5FC8">
        <w:rPr>
          <w:sz w:val="24"/>
          <w:szCs w:val="24"/>
          <w:lang w:val="pt-BR"/>
        </w:rPr>
        <w:t>interpretar</w:t>
      </w:r>
      <w:r w:rsidR="0299E898" w:rsidRPr="007B36F2">
        <w:rPr>
          <w:sz w:val="24"/>
          <w:szCs w:val="24"/>
          <w:lang w:val="pt-BR"/>
        </w:rPr>
        <w:t xml:space="preserve"> e resolver mentalmente as questões propostas pelo jogo </w:t>
      </w:r>
      <w:proofErr w:type="spellStart"/>
      <w:r w:rsidR="0299E898" w:rsidRPr="007B36F2">
        <w:rPr>
          <w:i/>
          <w:sz w:val="24"/>
          <w:szCs w:val="24"/>
          <w:lang w:val="pt-BR"/>
        </w:rPr>
        <w:t>Muravey</w:t>
      </w:r>
      <w:proofErr w:type="spellEnd"/>
      <w:r w:rsidR="0299E898" w:rsidRPr="007B36F2">
        <w:rPr>
          <w:sz w:val="24"/>
          <w:szCs w:val="24"/>
          <w:lang w:val="pt-BR"/>
        </w:rPr>
        <w:t>;</w:t>
      </w:r>
      <w:r w:rsidR="003828DA" w:rsidRPr="007B36F2">
        <w:rPr>
          <w:sz w:val="24"/>
          <w:szCs w:val="24"/>
          <w:lang w:val="pt-BR"/>
        </w:rPr>
        <w:t xml:space="preserve"> </w:t>
      </w:r>
    </w:p>
    <w:p w14:paraId="3525635A" w14:textId="06B40DDB" w:rsidR="5406EDA9" w:rsidRDefault="005924C8" w:rsidP="00F62E87">
      <w:pPr>
        <w:pStyle w:val="PargrafodaLista"/>
        <w:numPr>
          <w:ilvl w:val="0"/>
          <w:numId w:val="28"/>
        </w:numPr>
        <w:tabs>
          <w:tab w:val="left" w:pos="956"/>
        </w:tabs>
        <w:spacing w:before="139"/>
        <w:jc w:val="both"/>
        <w:rPr>
          <w:sz w:val="24"/>
          <w:szCs w:val="24"/>
          <w:lang w:val="pt-BR"/>
        </w:rPr>
      </w:pPr>
      <w:commentRangeStart w:id="6"/>
      <w:r w:rsidRPr="00BA0A36">
        <w:rPr>
          <w:sz w:val="24"/>
          <w:szCs w:val="24"/>
          <w:highlight w:val="yellow"/>
          <w:lang w:val="pt-BR"/>
        </w:rPr>
        <w:t>M</w:t>
      </w:r>
      <w:r>
        <w:rPr>
          <w:sz w:val="24"/>
          <w:szCs w:val="24"/>
          <w:lang w:val="pt-BR"/>
        </w:rPr>
        <w:t xml:space="preserve">elhorar </w:t>
      </w:r>
      <w:commentRangeEnd w:id="6"/>
      <w:r w:rsidR="00BA0A36">
        <w:rPr>
          <w:rStyle w:val="Refdecomentrio"/>
        </w:rPr>
        <w:commentReference w:id="6"/>
      </w:r>
      <w:r>
        <w:rPr>
          <w:sz w:val="24"/>
          <w:szCs w:val="24"/>
          <w:lang w:val="pt-BR"/>
        </w:rPr>
        <w:t>a coordenação motora da criança.</w:t>
      </w:r>
    </w:p>
    <w:p w14:paraId="4598E605" w14:textId="77777777" w:rsidR="00F62E87" w:rsidRPr="00F62E87" w:rsidRDefault="00F62E87" w:rsidP="00F62E87">
      <w:pPr>
        <w:pStyle w:val="PargrafodaLista"/>
        <w:tabs>
          <w:tab w:val="left" w:pos="956"/>
        </w:tabs>
        <w:spacing w:before="139"/>
        <w:ind w:left="1316" w:firstLine="0"/>
        <w:jc w:val="both"/>
        <w:rPr>
          <w:sz w:val="24"/>
          <w:szCs w:val="24"/>
          <w:lang w:val="pt-BR"/>
        </w:rPr>
      </w:pPr>
    </w:p>
    <w:p w14:paraId="7B0FB88D" w14:textId="5B70336D" w:rsidR="7059135F" w:rsidRPr="007B36F2" w:rsidRDefault="32ABCDC1" w:rsidP="00BB2E55">
      <w:pPr>
        <w:pStyle w:val="Ttulo2"/>
        <w:rPr>
          <w:lang w:val="pt-BR"/>
        </w:rPr>
      </w:pPr>
      <w:r w:rsidRPr="007B36F2">
        <w:lastRenderedPageBreak/>
        <w:t xml:space="preserve">Público-alvo: </w:t>
      </w:r>
    </w:p>
    <w:p w14:paraId="328FC1B6" w14:textId="77777777" w:rsidR="00332B34" w:rsidRPr="007B36F2" w:rsidRDefault="00332B34" w:rsidP="00BB2E55">
      <w:pPr>
        <w:pStyle w:val="Ttulo2"/>
        <w:numPr>
          <w:ilvl w:val="0"/>
          <w:numId w:val="0"/>
        </w:numPr>
        <w:rPr>
          <w:lang w:val="pt-BR"/>
        </w:rPr>
      </w:pPr>
    </w:p>
    <w:p w14:paraId="0AFC8D34" w14:textId="5CEC1B61" w:rsidR="7059135F" w:rsidRPr="007B36F2" w:rsidRDefault="0299E898" w:rsidP="00B42293">
      <w:pPr>
        <w:pStyle w:val="Corpodetexto"/>
      </w:pPr>
      <w:r w:rsidRPr="007B36F2">
        <w:t>O jogo proposto é indicado para crianças a partir do 2º ano</w:t>
      </w:r>
      <w:r w:rsidR="00003A10" w:rsidRPr="007B36F2">
        <w:t xml:space="preserve"> </w:t>
      </w:r>
      <w:bookmarkStart w:id="7" w:name="_Hlk527993125"/>
      <w:r w:rsidR="00026CE5" w:rsidRPr="007B36F2">
        <w:t>do ensino</w:t>
      </w:r>
      <w:r w:rsidR="001E5F6D" w:rsidRPr="007B36F2">
        <w:t xml:space="preserve"> fundamental</w:t>
      </w:r>
      <w:bookmarkEnd w:id="7"/>
      <w:r w:rsidRPr="007B36F2">
        <w:t xml:space="preserve">. </w:t>
      </w:r>
    </w:p>
    <w:p w14:paraId="74E16E84" w14:textId="77777777" w:rsidR="00BB2E55" w:rsidRPr="007B36F2" w:rsidRDefault="00BB2E55" w:rsidP="00B42293">
      <w:pPr>
        <w:pStyle w:val="Corpodetexto"/>
      </w:pPr>
    </w:p>
    <w:p w14:paraId="18795AF0" w14:textId="37B5A1DA" w:rsidR="00BB2E55" w:rsidRPr="007B36F2" w:rsidRDefault="00BB2E55" w:rsidP="00B42293">
      <w:pPr>
        <w:pStyle w:val="Corpodetexto"/>
      </w:pPr>
    </w:p>
    <w:p w14:paraId="73FBD62F" w14:textId="7A51A8FE" w:rsidR="00BB3A8D" w:rsidRPr="007B36F2" w:rsidRDefault="201442D5" w:rsidP="00BB2E55">
      <w:pPr>
        <w:pStyle w:val="Ttulo1"/>
      </w:pPr>
      <w:r w:rsidRPr="007B36F2">
        <w:t>FUNDAMENTAÇÃO TEÓRICA</w:t>
      </w:r>
    </w:p>
    <w:p w14:paraId="79BD9373" w14:textId="12781486" w:rsidR="00FD2E20" w:rsidRPr="007B36F2" w:rsidRDefault="00FD2E20" w:rsidP="00B42293">
      <w:pPr>
        <w:pStyle w:val="Corpodetexto"/>
      </w:pPr>
    </w:p>
    <w:p w14:paraId="30DD836E" w14:textId="7B9F3600" w:rsidR="004F7196" w:rsidRPr="007B36F2" w:rsidRDefault="201442D5" w:rsidP="00B42293">
      <w:pPr>
        <w:pStyle w:val="Corpodetexto"/>
      </w:pPr>
      <w:r w:rsidRPr="007B36F2">
        <w:t xml:space="preserve">A matemática é destacada </w:t>
      </w:r>
      <w:r w:rsidR="001C1AC6">
        <w:t>na PNC</w:t>
      </w:r>
      <w:r w:rsidR="001C1AC6" w:rsidRPr="00EA3A79">
        <w:rPr>
          <w:rStyle w:val="Refdecomentrio"/>
        </w:rPr>
        <w:t xml:space="preserve"> </w:t>
      </w:r>
      <w:r w:rsidRPr="00EA3A79">
        <w:rPr>
          <w:rStyle w:val="Refdecomentrio"/>
          <w:sz w:val="24"/>
          <w:szCs w:val="24"/>
        </w:rPr>
        <w:t>e</w:t>
      </w:r>
      <w:r w:rsidRPr="007B36F2">
        <w:t xml:space="preserve">m dois tópicos básicos: </w:t>
      </w:r>
      <w:r w:rsidR="005D5B9A" w:rsidRPr="007B36F2">
        <w:t xml:space="preserve">o </w:t>
      </w:r>
      <w:r w:rsidRPr="007B36F2">
        <w:t xml:space="preserve">primeiro, </w:t>
      </w:r>
      <w:r w:rsidR="00657029" w:rsidRPr="007B36F2">
        <w:t xml:space="preserve">é </w:t>
      </w:r>
      <w:r w:rsidRPr="007B36F2">
        <w:t xml:space="preserve">o relacionamento das observações do mundo real com as representações (figuras, esquemas, tabelas); e o segundo associa essas representações com os princípios e conceitos </w:t>
      </w:r>
      <w:commentRangeStart w:id="8"/>
      <w:commentRangeStart w:id="9"/>
      <w:commentRangeStart w:id="10"/>
      <w:r w:rsidRPr="007B36F2">
        <w:t>matemáticos</w:t>
      </w:r>
      <w:commentRangeEnd w:id="8"/>
      <w:r w:rsidR="00B52E52">
        <w:rPr>
          <w:rStyle w:val="Refdecomentrio"/>
          <w:lang w:val="en-US"/>
        </w:rPr>
        <w:commentReference w:id="8"/>
      </w:r>
      <w:commentRangeEnd w:id="9"/>
      <w:r w:rsidR="00621C85">
        <w:rPr>
          <w:rStyle w:val="Refdecomentrio"/>
          <w:lang w:val="en-US"/>
        </w:rPr>
        <w:commentReference w:id="9"/>
      </w:r>
      <w:commentRangeEnd w:id="10"/>
      <w:r w:rsidR="00A113A6">
        <w:rPr>
          <w:rStyle w:val="Refdecomentrio"/>
          <w:lang w:val="en-US"/>
        </w:rPr>
        <w:commentReference w:id="10"/>
      </w:r>
      <w:r w:rsidRPr="007B36F2">
        <w:t>. Nesse desenvolvimento, o diálogo é o principal ponto a ser trabalhado na criança, para</w:t>
      </w:r>
      <w:r w:rsidRPr="00A04210">
        <w:t xml:space="preserve"> “falar”</w:t>
      </w:r>
      <w:r w:rsidRPr="007B36F2">
        <w:t xml:space="preserve"> e “escrever” sobre Matemática, trabalhando com representações desenhos, construções e gráficos aprendendo como se organizar e </w:t>
      </w:r>
      <w:r w:rsidRPr="007B36F2" w:rsidDel="00BC1A80">
        <w:t xml:space="preserve">a </w:t>
      </w:r>
      <w:r w:rsidRPr="007B36F2">
        <w:t>interpretar estes dados</w:t>
      </w:r>
      <w:r w:rsidR="00AB749E">
        <w:t>.</w:t>
      </w:r>
      <w:commentRangeStart w:id="11"/>
      <w:commentRangeStart w:id="12"/>
      <w:commentRangeEnd w:id="11"/>
      <w:r w:rsidR="009F7170">
        <w:rPr>
          <w:rStyle w:val="Refdecomentrio"/>
          <w:lang w:val="en-US"/>
        </w:rPr>
        <w:commentReference w:id="11"/>
      </w:r>
      <w:commentRangeEnd w:id="12"/>
      <w:r w:rsidR="00183C2E">
        <w:rPr>
          <w:rStyle w:val="Refdecomentrio"/>
          <w:lang w:val="en-US"/>
        </w:rPr>
        <w:commentReference w:id="12"/>
      </w:r>
    </w:p>
    <w:p w14:paraId="7908F198" w14:textId="2DC55E7E" w:rsidR="201442D5" w:rsidRPr="007B36F2" w:rsidRDefault="201442D5" w:rsidP="00B42293">
      <w:pPr>
        <w:pStyle w:val="Corpodetexto"/>
      </w:pPr>
      <w:r w:rsidRPr="007B36F2">
        <w:t>Nos anos iniciais</w:t>
      </w:r>
      <w:ins w:id="13" w:author="Mauricio Capobianco Lopes" w:date="2018-11-05T21:20:00Z">
        <w:r w:rsidR="00D6450A">
          <w:t>,</w:t>
        </w:r>
      </w:ins>
      <w:r w:rsidRPr="007B36F2">
        <w:t xml:space="preserve"> a matemática </w:t>
      </w:r>
      <w:r w:rsidR="00C1763B" w:rsidRPr="007B36F2">
        <w:t xml:space="preserve">é </w:t>
      </w:r>
      <w:commentRangeStart w:id="14"/>
      <w:commentRangeEnd w:id="14"/>
      <w:r w:rsidR="00D37CD7">
        <w:rPr>
          <w:rStyle w:val="Refdecomentrio"/>
          <w:lang w:val="en-US"/>
        </w:rPr>
        <w:commentReference w:id="14"/>
      </w:r>
      <w:r w:rsidR="6BBE5FC8">
        <w:t>fundamental</w:t>
      </w:r>
      <w:r w:rsidR="002238E9" w:rsidRPr="007B36F2">
        <w:t xml:space="preserve"> </w:t>
      </w:r>
      <w:r w:rsidRPr="007B36F2">
        <w:t>para os alunos, pois é onde desenvolvem o pensamento lógico</w:t>
      </w:r>
      <w:r w:rsidR="00B650F6" w:rsidRPr="007B36F2">
        <w:t xml:space="preserve">, o qual </w:t>
      </w:r>
      <w:r w:rsidRPr="007B36F2">
        <w:t xml:space="preserve">é essencial para construção de conhecimentos </w:t>
      </w:r>
      <w:r w:rsidR="00B650F6" w:rsidRPr="007B36F2">
        <w:t xml:space="preserve">também </w:t>
      </w:r>
      <w:r w:rsidRPr="007B36F2">
        <w:t xml:space="preserve">em outras áreas, além de servir como base para os próximos anos escolares. </w:t>
      </w:r>
      <w:commentRangeStart w:id="15"/>
      <w:r w:rsidRPr="007B36F2">
        <w:t>E</w:t>
      </w:r>
      <w:commentRangeEnd w:id="15"/>
      <w:r w:rsidR="00183C2E">
        <w:rPr>
          <w:rStyle w:val="Refdecomentrio"/>
          <w:lang w:val="en-US"/>
        </w:rPr>
        <w:commentReference w:id="15"/>
      </w:r>
      <w:r w:rsidRPr="007B36F2">
        <w:t xml:space="preserve"> </w:t>
      </w:r>
      <w:r w:rsidR="6BBE5FC8" w:rsidRPr="007B36F2">
        <w:t>recebendo destaque</w:t>
      </w:r>
      <w:r w:rsidRPr="007B36F2">
        <w:t xml:space="preserve"> nos Parâmetros Curriculares Nacionais (1997):</w:t>
      </w:r>
    </w:p>
    <w:p w14:paraId="0F0AB8CE" w14:textId="01CC1880" w:rsidR="201442D5" w:rsidRPr="007B36F2" w:rsidRDefault="201442D5" w:rsidP="00B42293">
      <w:pPr>
        <w:pStyle w:val="Corpodetexto"/>
      </w:pPr>
    </w:p>
    <w:p w14:paraId="2D9D9E55" w14:textId="04D9455D" w:rsidR="201442D5" w:rsidRPr="007B36F2" w:rsidRDefault="201442D5" w:rsidP="00F44373">
      <w:pPr>
        <w:pStyle w:val="Citao"/>
      </w:pPr>
      <w:r w:rsidRPr="007B36F2">
        <w:t xml:space="preserve">É </w:t>
      </w:r>
      <w:commentRangeStart w:id="16"/>
      <w:r w:rsidRPr="007B36F2">
        <w:t>importante</w:t>
      </w:r>
      <w:commentRangeEnd w:id="16"/>
      <w:r w:rsidR="004E753A">
        <w:rPr>
          <w:rStyle w:val="Refdecomentrio"/>
          <w:iCs w:val="0"/>
          <w:lang w:val="en-US"/>
        </w:rPr>
        <w:commentReference w:id="16"/>
      </w:r>
      <w:r w:rsidRPr="007B36F2">
        <w:t>, que a Matemática desempenhe, equilibrada e indissociavelmente, seu papel na formação de capacidades intelectuais, na estruturação do pensamento, na agilização do raciocínio dedutivo do aluno, na sua aplicação a problemas, situações da vida cotidiana e atividades do mundo do trabalho e no apoio à construção de conhecimentos em outras áreas curriculares (BRASIL, 1997, p.29).</w:t>
      </w:r>
    </w:p>
    <w:p w14:paraId="3273CFC8" w14:textId="430AF0C3" w:rsidR="201442D5" w:rsidRPr="007B36F2" w:rsidRDefault="201442D5" w:rsidP="00B42293">
      <w:pPr>
        <w:pStyle w:val="Corpodetexto"/>
      </w:pPr>
    </w:p>
    <w:p w14:paraId="083D60F0" w14:textId="661BDFB7" w:rsidR="201442D5" w:rsidRPr="007B36F2" w:rsidRDefault="201442D5" w:rsidP="00AC1F0C">
      <w:pPr>
        <w:pStyle w:val="Corpodetexto"/>
        <w:ind w:firstLine="513"/>
      </w:pPr>
      <w:commentRangeStart w:id="17"/>
      <w:r w:rsidRPr="007B36F2">
        <w:t>Assim</w:t>
      </w:r>
      <w:commentRangeEnd w:id="17"/>
      <w:r w:rsidR="00183C2E">
        <w:rPr>
          <w:rStyle w:val="Refdecomentrio"/>
          <w:lang w:val="en-US"/>
        </w:rPr>
        <w:commentReference w:id="17"/>
      </w:r>
      <w:r w:rsidRPr="007B36F2">
        <w:t xml:space="preserve"> como os alunos, alguns professores também têm marcas negativas em relação a </w:t>
      </w:r>
      <w:r w:rsidR="00FC4FAA" w:rsidRPr="007B36F2">
        <w:t>m</w:t>
      </w:r>
      <w:r w:rsidRPr="007B36F2">
        <w:t xml:space="preserve">atemática, por não </w:t>
      </w:r>
      <w:r w:rsidR="00977470" w:rsidRPr="007B36F2">
        <w:t>aprenderem com um p</w:t>
      </w:r>
      <w:r w:rsidRPr="007B36F2">
        <w:t xml:space="preserve">rofissional </w:t>
      </w:r>
      <w:r w:rsidR="00977470" w:rsidRPr="007B36F2">
        <w:t>qualificad</w:t>
      </w:r>
      <w:r w:rsidR="00135440" w:rsidRPr="007B36F2">
        <w:t>o</w:t>
      </w:r>
      <w:r w:rsidR="0060412F" w:rsidRPr="007B36F2">
        <w:t xml:space="preserve">, </w:t>
      </w:r>
      <w:r w:rsidRPr="007B36F2">
        <w:t xml:space="preserve">que ensinasse de uma </w:t>
      </w:r>
      <w:r w:rsidR="0060412F" w:rsidRPr="007B36F2">
        <w:t>maneira</w:t>
      </w:r>
      <w:r w:rsidRPr="007B36F2">
        <w:t xml:space="preserve"> coerente e simplificada. </w:t>
      </w:r>
      <w:r w:rsidR="00314A9C" w:rsidRPr="007B36F2">
        <w:t xml:space="preserve">A qualificação deste profissional </w:t>
      </w:r>
      <w:r w:rsidR="003E0D38" w:rsidRPr="007B36F2">
        <w:t xml:space="preserve">depende </w:t>
      </w:r>
      <w:r w:rsidRPr="007B36F2">
        <w:t xml:space="preserve">da </w:t>
      </w:r>
      <w:r w:rsidR="00EF60ED" w:rsidRPr="007B36F2">
        <w:t xml:space="preserve">sua </w:t>
      </w:r>
      <w:r w:rsidRPr="007B36F2">
        <w:t xml:space="preserve">formação </w:t>
      </w:r>
      <w:r w:rsidR="0001370E" w:rsidRPr="007B36F2">
        <w:t xml:space="preserve">acadêmica </w:t>
      </w:r>
      <w:r w:rsidR="00EF60ED" w:rsidRPr="007B36F2">
        <w:t>e também d</w:t>
      </w:r>
      <w:r w:rsidR="00112A7F" w:rsidRPr="007B36F2">
        <w:t xml:space="preserve">os seus anos </w:t>
      </w:r>
      <w:r w:rsidR="00DB45A6" w:rsidRPr="007B36F2">
        <w:t>como professor</w:t>
      </w:r>
      <w:r w:rsidRPr="007B36F2">
        <w:t xml:space="preserve">, pois é praticamente impossível tentar ensinar algo que você não domina. Então devemos motivar os alunos apresentando as influências que a </w:t>
      </w:r>
      <w:r w:rsidR="0059467A" w:rsidRPr="007B36F2">
        <w:t>m</w:t>
      </w:r>
      <w:r w:rsidRPr="007B36F2">
        <w:t xml:space="preserve">atemática tem no cotidiano, </w:t>
      </w:r>
      <w:r w:rsidR="000A27F2" w:rsidRPr="007B36F2">
        <w:t>e</w:t>
      </w:r>
      <w:r w:rsidR="007F3C1E" w:rsidRPr="007B36F2">
        <w:t xml:space="preserve"> também </w:t>
      </w:r>
      <w:r w:rsidRPr="007B36F2">
        <w:t xml:space="preserve">ajudando na sua aproximação entre eles e a disciplina, para que vejam como é necessária para sua </w:t>
      </w:r>
      <w:r w:rsidR="00BA5C3B" w:rsidRPr="007B36F2">
        <w:t xml:space="preserve">toda sua </w:t>
      </w:r>
      <w:r w:rsidRPr="007B36F2">
        <w:t>vida</w:t>
      </w:r>
      <w:r w:rsidR="00FF06A8">
        <w:t>.</w:t>
      </w:r>
    </w:p>
    <w:p w14:paraId="35AF5F14" w14:textId="005B3CFA" w:rsidR="00D44818" w:rsidRDefault="201442D5" w:rsidP="00AC1F0C">
      <w:pPr>
        <w:pStyle w:val="Corpodetexto"/>
        <w:ind w:firstLine="513"/>
      </w:pPr>
      <w:r w:rsidRPr="007B36F2">
        <w:t xml:space="preserve">Os recursos didáticos devem estar integrados a situações que levem à análise reflexiva como livros, jogos, computadores, calculadoras </w:t>
      </w:r>
      <w:r w:rsidRPr="00E11A50">
        <w:t>entre outros.</w:t>
      </w:r>
      <w:r w:rsidR="00181117" w:rsidRPr="00E11A50">
        <w:t xml:space="preserve"> </w:t>
      </w:r>
      <w:r w:rsidR="00BF5A49" w:rsidRPr="00E11A50">
        <w:t>E</w:t>
      </w:r>
      <w:r w:rsidRPr="00E11A50">
        <w:t>ss</w:t>
      </w:r>
      <w:r w:rsidR="00E11A50" w:rsidRPr="00E11A50">
        <w:t>es</w:t>
      </w:r>
      <w:r w:rsidRPr="007B36F2">
        <w:t xml:space="preserve"> materiais têm um papel importante no processo de ensino e aprendizagem</w:t>
      </w:r>
      <w:r w:rsidR="009715E4">
        <w:t xml:space="preserve">, </w:t>
      </w:r>
      <w:r w:rsidRPr="007B36F2">
        <w:t xml:space="preserve">eles </w:t>
      </w:r>
      <w:r w:rsidR="00E94327" w:rsidRPr="007B36F2">
        <w:t>necessitam</w:t>
      </w:r>
      <w:r w:rsidRPr="007B36F2">
        <w:t xml:space="preserve"> da </w:t>
      </w:r>
      <w:r w:rsidRPr="007B36F2">
        <w:lastRenderedPageBreak/>
        <w:t xml:space="preserve">base de matemática auxiliando no desenvolvimento. </w:t>
      </w:r>
      <w:r w:rsidR="00235405" w:rsidRPr="007B36F2">
        <w:t xml:space="preserve">Assim, </w:t>
      </w:r>
      <w:r w:rsidR="009652A4" w:rsidRPr="007B36F2">
        <w:t>p</w:t>
      </w:r>
      <w:r w:rsidRPr="007B36F2">
        <w:t xml:space="preserve">ara encontramos formas que motivem o aluno a aprender a </w:t>
      </w:r>
      <w:r w:rsidR="00235405" w:rsidRPr="007B36F2">
        <w:t>m</w:t>
      </w:r>
      <w:r w:rsidRPr="007B36F2">
        <w:t>atemática, podemos trabalhar o lúdico</w:t>
      </w:r>
      <w:r w:rsidR="00124AB6" w:rsidRPr="007B36F2">
        <w:t>,</w:t>
      </w:r>
      <w:r w:rsidRPr="007B36F2">
        <w:t xml:space="preserve"> que possibilita de forma prazerosa a aprendizagem</w:t>
      </w:r>
      <w:r w:rsidR="00456327">
        <w:t>.</w:t>
      </w:r>
      <w:r w:rsidR="004B13CA">
        <w:t xml:space="preserve"> </w:t>
      </w:r>
    </w:p>
    <w:p w14:paraId="4EAC85ED" w14:textId="235CE754" w:rsidR="201442D5" w:rsidRPr="007B36F2" w:rsidRDefault="004B13CA" w:rsidP="00AC1F0C">
      <w:pPr>
        <w:pStyle w:val="Corpodetexto"/>
        <w:ind w:firstLine="513"/>
      </w:pPr>
      <w:r>
        <w:t>Observamos</w:t>
      </w:r>
      <w:r w:rsidR="007C2549" w:rsidRPr="007B36F2">
        <w:t xml:space="preserve"> </w:t>
      </w:r>
      <w:r w:rsidR="201442D5" w:rsidRPr="007B36F2">
        <w:t xml:space="preserve">que </w:t>
      </w:r>
      <w:r>
        <w:t xml:space="preserve">as </w:t>
      </w:r>
      <w:r w:rsidR="201442D5" w:rsidRPr="007B36F2">
        <w:t xml:space="preserve">atividades </w:t>
      </w:r>
      <w:r>
        <w:t>lúdicas</w:t>
      </w:r>
      <w:r w:rsidR="201442D5" w:rsidRPr="007B36F2">
        <w:t xml:space="preserve"> envolv</w:t>
      </w:r>
      <w:r w:rsidR="004C28E0" w:rsidRPr="007B36F2">
        <w:t>e</w:t>
      </w:r>
      <w:r w:rsidR="201442D5" w:rsidRPr="007B36F2">
        <w:t xml:space="preserve">m os alunos de forma que propiciem prazer e aprendizado </w:t>
      </w:r>
      <w:r w:rsidR="002D3F8C">
        <w:t>seja qual</w:t>
      </w:r>
      <w:r w:rsidR="201442D5" w:rsidRPr="007B36F2">
        <w:t xml:space="preserve"> for </w:t>
      </w:r>
      <w:r w:rsidR="002D3F8C">
        <w:t>o</w:t>
      </w:r>
      <w:r w:rsidR="00055953">
        <w:t xml:space="preserve"> assunto que </w:t>
      </w:r>
      <w:r w:rsidR="00980142">
        <w:t>estiver</w:t>
      </w:r>
      <w:r w:rsidR="008945C6">
        <w:t xml:space="preserve"> sendo</w:t>
      </w:r>
      <w:r w:rsidR="00055953">
        <w:t xml:space="preserve"> apresentado</w:t>
      </w:r>
      <w:r w:rsidR="201442D5" w:rsidRPr="007B36F2">
        <w:t>, e que este método deve ser utilizado para ser o suporte no ensino</w:t>
      </w:r>
      <w:r w:rsidR="00B00831">
        <w:t>, f</w:t>
      </w:r>
      <w:r w:rsidR="201442D5" w:rsidRPr="007B36F2">
        <w:t>az</w:t>
      </w:r>
      <w:r w:rsidR="00B00831">
        <w:t>endo</w:t>
      </w:r>
      <w:r w:rsidR="201442D5" w:rsidRPr="007B36F2">
        <w:t xml:space="preserve"> a criança repensar na sua vivência e no que irá contribuir para a melhora</w:t>
      </w:r>
      <w:r w:rsidR="009953C0">
        <w:t>r</w:t>
      </w:r>
      <w:r w:rsidR="201442D5" w:rsidRPr="007B36F2">
        <w:t xml:space="preserve"> </w:t>
      </w:r>
      <w:r w:rsidR="009953C0">
        <w:t>sua</w:t>
      </w:r>
      <w:r w:rsidR="201442D5" w:rsidRPr="007B36F2">
        <w:t xml:space="preserve"> aprendizagem . Segundo Almeida (1995</w:t>
      </w:r>
      <w:r w:rsidR="00881A75" w:rsidRPr="007B36F2">
        <w:t>, p.41)</w:t>
      </w:r>
      <w:r w:rsidR="201442D5" w:rsidRPr="007B36F2">
        <w:t>:</w:t>
      </w:r>
    </w:p>
    <w:p w14:paraId="27C6C09B" w14:textId="185D6541" w:rsidR="201442D5" w:rsidRPr="007B36F2" w:rsidRDefault="201442D5" w:rsidP="00F44373">
      <w:pPr>
        <w:pStyle w:val="Citao"/>
      </w:pPr>
      <w:r w:rsidRPr="007B36F2">
        <w:t xml:space="preserve">A educação lúdica contribui e </w:t>
      </w:r>
      <w:r w:rsidR="00172D52" w:rsidRPr="007B36F2">
        <w:t>influência</w:t>
      </w:r>
      <w:r w:rsidRPr="007B36F2">
        <w:t xml:space="preserve"> na formação da criança, possibilitando um crescimento sadio, um enriquecimento permanente, integrando-se ao mais alto espírito democrático enquanto investe em uma produção séria do conhecimento. A sua prática exige a participação franca, criativa, livre, crítica, promovendo a interação social e tendo em vista o forte compromisso de transformação e modificação do meio</w:t>
      </w:r>
      <w:r w:rsidR="00881A75" w:rsidRPr="007B36F2">
        <w:t>.</w:t>
      </w:r>
    </w:p>
    <w:p w14:paraId="492EB1CC" w14:textId="35E42169" w:rsidR="201442D5" w:rsidRPr="007B36F2" w:rsidRDefault="201442D5" w:rsidP="00B42293">
      <w:pPr>
        <w:pStyle w:val="Corpodetexto"/>
      </w:pPr>
    </w:p>
    <w:p w14:paraId="0C30FBC4" w14:textId="6E63A522" w:rsidR="00246267" w:rsidRPr="007B36F2" w:rsidRDefault="32ABCDC1" w:rsidP="00AC1F0C">
      <w:pPr>
        <w:pStyle w:val="Corpodetexto"/>
        <w:ind w:firstLine="513"/>
      </w:pPr>
      <w:r w:rsidRPr="007B36F2">
        <w:t xml:space="preserve">Assim, a aplicação de jogos </w:t>
      </w:r>
      <w:r w:rsidR="00B06A8D">
        <w:t xml:space="preserve">é </w:t>
      </w:r>
      <w:r w:rsidR="008D09EB" w:rsidRPr="003F7FE9">
        <w:t>apresenta</w:t>
      </w:r>
      <w:r w:rsidR="003F7FE9" w:rsidRPr="003F7FE9">
        <w:t>r</w:t>
      </w:r>
      <w:r w:rsidRPr="003F7FE9">
        <w:t xml:space="preserve"> aos alunos</w:t>
      </w:r>
      <w:r w:rsidRPr="007B36F2">
        <w:t xml:space="preserve"> uma nova visão da </w:t>
      </w:r>
      <w:r w:rsidR="00096DF6" w:rsidRPr="007B36F2">
        <w:t>m</w:t>
      </w:r>
      <w:r w:rsidRPr="007B36F2">
        <w:t>atemática, com a possibilidade de interagir entre os colegas e construindo seus conhecimentos. O</w:t>
      </w:r>
      <w:r w:rsidR="00FB005B">
        <w:t>s</w:t>
      </w:r>
      <w:commentRangeStart w:id="18"/>
      <w:r w:rsidRPr="007B36F2">
        <w:t xml:space="preserve"> </w:t>
      </w:r>
      <w:commentRangeStart w:id="19"/>
      <w:commentRangeStart w:id="20"/>
      <w:commentRangeStart w:id="21"/>
      <w:r w:rsidRPr="007B36F2">
        <w:t xml:space="preserve">jogos </w:t>
      </w:r>
      <w:commentRangeEnd w:id="18"/>
      <w:r w:rsidR="00413F1E">
        <w:rPr>
          <w:rStyle w:val="Refdecomentrio"/>
          <w:lang w:val="en-US"/>
        </w:rPr>
        <w:commentReference w:id="18"/>
      </w:r>
      <w:commentRangeEnd w:id="19"/>
      <w:r w:rsidR="00BD143A">
        <w:rPr>
          <w:rStyle w:val="Refdecomentrio"/>
          <w:lang w:val="en-US"/>
        </w:rPr>
        <w:commentReference w:id="19"/>
      </w:r>
      <w:commentRangeEnd w:id="20"/>
      <w:r w:rsidR="00C17655">
        <w:rPr>
          <w:rStyle w:val="Refdecomentrio"/>
          <w:lang w:val="en-US"/>
        </w:rPr>
        <w:commentReference w:id="20"/>
      </w:r>
      <w:commentRangeEnd w:id="21"/>
      <w:r w:rsidR="00183C2E">
        <w:rPr>
          <w:rStyle w:val="Refdecomentrio"/>
          <w:lang w:val="en-US"/>
        </w:rPr>
        <w:commentReference w:id="21"/>
      </w:r>
      <w:r w:rsidRPr="007B36F2">
        <w:t>em sala de aula, sendo tecnológico</w:t>
      </w:r>
      <w:r w:rsidR="00D021A9">
        <w:t>s</w:t>
      </w:r>
      <w:r w:rsidRPr="007B36F2">
        <w:t xml:space="preserve"> ou não, deixa o ambiente mais descontraído para o ensino, </w:t>
      </w:r>
      <w:r w:rsidR="00412639" w:rsidRPr="007B36F2">
        <w:t xml:space="preserve">favorecendo </w:t>
      </w:r>
      <w:r w:rsidRPr="007B36F2">
        <w:t xml:space="preserve">a aprendizagem dos alunos. </w:t>
      </w:r>
    </w:p>
    <w:p w14:paraId="191A4064" w14:textId="29C2E967" w:rsidR="00CC6526" w:rsidRPr="00CC6526" w:rsidRDefault="32ABCDC1" w:rsidP="00CC6526">
      <w:pPr>
        <w:pStyle w:val="Corpodetexto"/>
        <w:ind w:firstLine="513"/>
        <w:rPr>
          <w:highlight w:val="yellow"/>
        </w:rPr>
      </w:pPr>
      <w:r w:rsidRPr="00A21493">
        <w:rPr>
          <w:highlight w:val="yellow"/>
          <w:rPrChange w:id="22" w:author="Mauricio Capobianco Lopes" w:date="2018-11-05T21:26:00Z">
            <w:rPr/>
          </w:rPrChange>
        </w:rPr>
        <w:t>O jogo será</w:t>
      </w:r>
      <w:r w:rsidR="007F3CC3" w:rsidRPr="00A21493">
        <w:rPr>
          <w:highlight w:val="yellow"/>
          <w:rPrChange w:id="23" w:author="Mauricio Capobianco Lopes" w:date="2018-11-05T21:26:00Z">
            <w:rPr/>
          </w:rPrChange>
        </w:rPr>
        <w:t xml:space="preserve"> reproduzido pelo </w:t>
      </w:r>
      <w:r w:rsidR="007F3CC3" w:rsidRPr="00A21493">
        <w:rPr>
          <w:i/>
          <w:highlight w:val="yellow"/>
          <w:rPrChange w:id="24" w:author="Mauricio Capobianco Lopes" w:date="2018-11-05T21:26:00Z">
            <w:rPr>
              <w:i/>
            </w:rPr>
          </w:rPrChange>
        </w:rPr>
        <w:t>Kinect</w:t>
      </w:r>
      <w:r w:rsidR="00A339CD" w:rsidRPr="00A21493">
        <w:rPr>
          <w:highlight w:val="yellow"/>
          <w:rPrChange w:id="25" w:author="Mauricio Capobianco Lopes" w:date="2018-11-05T21:26:00Z">
            <w:rPr/>
          </w:rPrChange>
        </w:rPr>
        <w:t xml:space="preserve"> (</w:t>
      </w:r>
      <w:r w:rsidR="00CA4B99" w:rsidRPr="00A21493">
        <w:rPr>
          <w:rStyle w:val="Forte"/>
          <w:b w:val="0"/>
          <w:highlight w:val="yellow"/>
          <w:shd w:val="clear" w:color="auto" w:fill="FFFFFF"/>
          <w:rPrChange w:id="26" w:author="Mauricio Capobianco Lopes" w:date="2018-11-05T21:26:00Z">
            <w:rPr>
              <w:rStyle w:val="Forte"/>
              <w:b w:val="0"/>
              <w:shd w:val="clear" w:color="auto" w:fill="FFFFFF"/>
            </w:rPr>
          </w:rPrChange>
        </w:rPr>
        <w:t>S</w:t>
      </w:r>
      <w:r w:rsidR="00B8318A" w:rsidRPr="00A21493">
        <w:rPr>
          <w:rStyle w:val="Forte"/>
          <w:b w:val="0"/>
          <w:highlight w:val="yellow"/>
          <w:shd w:val="clear" w:color="auto" w:fill="FFFFFF"/>
          <w:rPrChange w:id="27" w:author="Mauricio Capobianco Lopes" w:date="2018-11-05T21:26:00Z">
            <w:rPr>
              <w:rStyle w:val="Forte"/>
              <w:b w:val="0"/>
              <w:shd w:val="clear" w:color="auto" w:fill="FFFFFF"/>
            </w:rPr>
          </w:rPrChange>
        </w:rPr>
        <w:t>ensor de movimentos </w:t>
      </w:r>
      <w:r w:rsidR="00CA4B99" w:rsidRPr="00A21493">
        <w:rPr>
          <w:highlight w:val="yellow"/>
          <w:shd w:val="clear" w:color="auto" w:fill="FFFFFF"/>
          <w:rPrChange w:id="28" w:author="Mauricio Capobianco Lopes" w:date="2018-11-05T21:26:00Z">
            <w:rPr>
              <w:shd w:val="clear" w:color="auto" w:fill="FFFFFF"/>
            </w:rPr>
          </w:rPrChange>
        </w:rPr>
        <w:t xml:space="preserve">que </w:t>
      </w:r>
      <w:r w:rsidR="008D584D" w:rsidRPr="00A21493">
        <w:rPr>
          <w:highlight w:val="yellow"/>
          <w:shd w:val="clear" w:color="auto" w:fill="FFFFFF"/>
          <w:rPrChange w:id="29" w:author="Mauricio Capobianco Lopes" w:date="2018-11-05T21:26:00Z">
            <w:rPr>
              <w:shd w:val="clear" w:color="auto" w:fill="FFFFFF"/>
            </w:rPr>
          </w:rPrChange>
        </w:rPr>
        <w:t xml:space="preserve">permite os jogadores </w:t>
      </w:r>
      <w:r w:rsidR="00F94B02" w:rsidRPr="00A21493">
        <w:rPr>
          <w:highlight w:val="yellow"/>
          <w:shd w:val="clear" w:color="auto" w:fill="FFFFFF"/>
          <w:rPrChange w:id="30" w:author="Mauricio Capobianco Lopes" w:date="2018-11-05T21:26:00Z">
            <w:rPr>
              <w:shd w:val="clear" w:color="auto" w:fill="FFFFFF"/>
            </w:rPr>
          </w:rPrChange>
        </w:rPr>
        <w:t>interagirem</w:t>
      </w:r>
      <w:r w:rsidR="008D584D" w:rsidRPr="00A21493">
        <w:rPr>
          <w:highlight w:val="yellow"/>
          <w:shd w:val="clear" w:color="auto" w:fill="FFFFFF"/>
          <w:rPrChange w:id="31" w:author="Mauricio Capobianco Lopes" w:date="2018-11-05T21:26:00Z">
            <w:rPr>
              <w:shd w:val="clear" w:color="auto" w:fill="FFFFFF"/>
            </w:rPr>
          </w:rPrChange>
        </w:rPr>
        <w:t xml:space="preserve"> livremente com os jogos de videogame, sem ter a necessidade de ter o controle em mãos, ou seja, apenas através dos movimentos do próprio corpo)</w:t>
      </w:r>
      <w:r w:rsidR="00A339CD" w:rsidRPr="00A21493">
        <w:rPr>
          <w:highlight w:val="yellow"/>
          <w:rPrChange w:id="32" w:author="Mauricio Capobianco Lopes" w:date="2018-11-05T21:26:00Z">
            <w:rPr/>
          </w:rPrChange>
        </w:rPr>
        <w:t xml:space="preserve"> </w:t>
      </w:r>
      <w:r w:rsidRPr="00A21493">
        <w:rPr>
          <w:highlight w:val="yellow"/>
          <w:rPrChange w:id="33" w:author="Mauricio Capobianco Lopes" w:date="2018-11-05T21:26:00Z">
            <w:rPr/>
          </w:rPrChange>
        </w:rPr>
        <w:t>habilitado para duas crianças por vez, então elas competir</w:t>
      </w:r>
      <w:r w:rsidR="00996C67" w:rsidRPr="00A21493">
        <w:rPr>
          <w:highlight w:val="yellow"/>
          <w:rPrChange w:id="34" w:author="Mauricio Capobianco Lopes" w:date="2018-11-05T21:26:00Z">
            <w:rPr/>
          </w:rPrChange>
        </w:rPr>
        <w:t>ão</w:t>
      </w:r>
      <w:r w:rsidRPr="00A21493">
        <w:rPr>
          <w:highlight w:val="yellow"/>
          <w:rPrChange w:id="35" w:author="Mauricio Capobianco Lopes" w:date="2018-11-05T21:26:00Z">
            <w:rPr/>
          </w:rPrChange>
        </w:rPr>
        <w:t xml:space="preserve"> entre si</w:t>
      </w:r>
      <w:r w:rsidR="004920B7" w:rsidRPr="00A21493">
        <w:rPr>
          <w:highlight w:val="yellow"/>
          <w:rPrChange w:id="36" w:author="Mauricio Capobianco Lopes" w:date="2018-11-05T21:26:00Z">
            <w:rPr/>
          </w:rPrChange>
        </w:rPr>
        <w:t xml:space="preserve">, </w:t>
      </w:r>
      <w:r w:rsidRPr="00A21493">
        <w:rPr>
          <w:highlight w:val="yellow"/>
          <w:rPrChange w:id="37" w:author="Mauricio Capobianco Lopes" w:date="2018-11-05T21:26:00Z">
            <w:rPr/>
          </w:rPrChange>
        </w:rPr>
        <w:t xml:space="preserve">e assim o jogador pode ter </w:t>
      </w:r>
      <w:r w:rsidR="009F561B" w:rsidRPr="00A21493">
        <w:rPr>
          <w:highlight w:val="yellow"/>
          <w:rPrChange w:id="38" w:author="Mauricio Capobianco Lopes" w:date="2018-11-05T21:26:00Z">
            <w:rPr/>
          </w:rPrChange>
        </w:rPr>
        <w:t>auxilio</w:t>
      </w:r>
      <w:r w:rsidRPr="00A21493">
        <w:rPr>
          <w:highlight w:val="yellow"/>
          <w:rPrChange w:id="39" w:author="Mauricio Capobianco Lopes" w:date="2018-11-05T21:26:00Z">
            <w:rPr/>
          </w:rPrChange>
        </w:rPr>
        <w:t xml:space="preserve"> dos colegas de seu grupo. </w:t>
      </w:r>
      <w:r w:rsidR="00C322F3" w:rsidRPr="00A21493">
        <w:rPr>
          <w:highlight w:val="yellow"/>
          <w:rPrChange w:id="40" w:author="Mauricio Capobianco Lopes" w:date="2018-11-05T21:26:00Z">
            <w:rPr/>
          </w:rPrChange>
        </w:rPr>
        <w:t>Cada aluno terá um bote que passeará em um riacho e terão que se movimentar para que o bote desvie dos obstáculos no percurso aparecerão contas de matemática aleatórias, e para ganhar pontos o aluno terá que selecionar o resultado correto. E os que não estiverem jogando no momento poderão dar um nome para a equipe, elaborar um grito de guerra e torcer</w:t>
      </w:r>
      <w:r w:rsidR="005910B3" w:rsidRPr="00A21493">
        <w:rPr>
          <w:highlight w:val="yellow"/>
          <w:rPrChange w:id="41" w:author="Mauricio Capobianco Lopes" w:date="2018-11-05T21:26:00Z">
            <w:rPr/>
          </w:rPrChange>
        </w:rPr>
        <w:t>.</w:t>
      </w:r>
      <w:r w:rsidR="0079763C">
        <w:rPr>
          <w:highlight w:val="yellow"/>
        </w:rPr>
        <w:t xml:space="preserve"> A seguir mostra a interação com o Kinect:</w:t>
      </w:r>
    </w:p>
    <w:p w14:paraId="5813BC12" w14:textId="5C4F2CA8" w:rsidR="00A565FC" w:rsidRPr="00D126DE" w:rsidRDefault="00DD3C5E" w:rsidP="00B42293">
      <w:pPr>
        <w:pStyle w:val="Corpodetexto"/>
      </w:pPr>
      <w:r>
        <w:t xml:space="preserve">                                                </w:t>
      </w:r>
      <w:r w:rsidR="00A565FC" w:rsidRPr="00D126DE">
        <w:t>F</w:t>
      </w:r>
      <w:r w:rsidR="00AD4E3E">
        <w:t xml:space="preserve">igura </w:t>
      </w:r>
      <w:r w:rsidR="00D126DE" w:rsidRPr="00D126DE">
        <w:t xml:space="preserve">1- interação com o </w:t>
      </w:r>
      <w:commentRangeStart w:id="42"/>
      <w:commentRangeStart w:id="43"/>
      <w:r w:rsidR="00D126DE" w:rsidRPr="00D126DE">
        <w:rPr>
          <w:i/>
        </w:rPr>
        <w:t>Kinect</w:t>
      </w:r>
      <w:commentRangeEnd w:id="42"/>
      <w:r w:rsidR="00A21493">
        <w:rPr>
          <w:rStyle w:val="Refdecomentrio"/>
          <w:lang w:val="en-US"/>
        </w:rPr>
        <w:commentReference w:id="42"/>
      </w:r>
      <w:commentRangeEnd w:id="43"/>
      <w:r w:rsidR="00183C2E">
        <w:rPr>
          <w:rStyle w:val="Refdecomentrio"/>
          <w:lang w:val="en-US"/>
        </w:rPr>
        <w:commentReference w:id="43"/>
      </w:r>
      <w:r w:rsidR="00D126DE" w:rsidRPr="00D126DE">
        <w:rPr>
          <w:i/>
        </w:rPr>
        <w:t>.</w:t>
      </w:r>
    </w:p>
    <w:p w14:paraId="61A369D7" w14:textId="6471002C" w:rsidR="002742C7" w:rsidRDefault="00CC6526">
      <w:pPr>
        <w:jc w:val="left"/>
        <w:rPr>
          <w:lang w:val="pt-BR"/>
        </w:rPr>
      </w:pPr>
      <w:r w:rsidRPr="00EF0AA7">
        <w:rPr>
          <w:noProof/>
        </w:rPr>
        <w:drawing>
          <wp:anchor distT="0" distB="0" distL="114300" distR="114300" simplePos="0" relativeHeight="251658240" behindDoc="0" locked="0" layoutInCell="1" allowOverlap="1" wp14:anchorId="0A331ACD" wp14:editId="1DBBC08F">
            <wp:simplePos x="0" y="0"/>
            <wp:positionH relativeFrom="margin">
              <wp:posOffset>1847215</wp:posOffset>
            </wp:positionH>
            <wp:positionV relativeFrom="margin">
              <wp:posOffset>7272020</wp:posOffset>
            </wp:positionV>
            <wp:extent cx="3042920" cy="1683385"/>
            <wp:effectExtent l="0" t="0" r="508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5CA42" w14:textId="1A616D79" w:rsidR="00DD0830" w:rsidRDefault="00DD0830">
      <w:pPr>
        <w:jc w:val="left"/>
        <w:rPr>
          <w:lang w:val="pt-BR"/>
        </w:rPr>
      </w:pPr>
    </w:p>
    <w:p w14:paraId="4D84103E" w14:textId="7F3369C9" w:rsidR="00656D26" w:rsidRDefault="00656D26">
      <w:pPr>
        <w:jc w:val="left"/>
        <w:rPr>
          <w:lang w:val="pt-BR"/>
        </w:rPr>
      </w:pPr>
    </w:p>
    <w:p w14:paraId="06FE90F9" w14:textId="506281B5" w:rsidR="00656D26" w:rsidRDefault="00656D26">
      <w:pPr>
        <w:jc w:val="left"/>
        <w:rPr>
          <w:lang w:val="pt-BR"/>
        </w:rPr>
      </w:pPr>
    </w:p>
    <w:p w14:paraId="76C40372" w14:textId="7C3990F9" w:rsidR="00DD0830" w:rsidRDefault="00DD0830">
      <w:pPr>
        <w:jc w:val="left"/>
        <w:rPr>
          <w:lang w:val="pt-BR"/>
        </w:rPr>
      </w:pPr>
    </w:p>
    <w:p w14:paraId="477BACCC" w14:textId="77777777" w:rsidR="00CC6526" w:rsidRDefault="00CC6526">
      <w:pPr>
        <w:jc w:val="left"/>
        <w:rPr>
          <w:lang w:val="pt-BR"/>
        </w:rPr>
      </w:pPr>
    </w:p>
    <w:p w14:paraId="54C6809E" w14:textId="46D6DECD" w:rsidR="00CC6526" w:rsidRDefault="00CC6526" w:rsidP="00E96058">
      <w:pPr>
        <w:rPr>
          <w:lang w:val="pt-BR"/>
        </w:rPr>
      </w:pPr>
    </w:p>
    <w:p w14:paraId="3C2E48CC" w14:textId="56AB8A48" w:rsidR="00CC6526" w:rsidRDefault="00CC6526" w:rsidP="00E96058">
      <w:pPr>
        <w:rPr>
          <w:lang w:val="pt-BR"/>
        </w:rPr>
      </w:pPr>
    </w:p>
    <w:p w14:paraId="0DE4D3A3" w14:textId="77777777" w:rsidR="00CC6526" w:rsidRDefault="00CC6526" w:rsidP="00E96058">
      <w:pPr>
        <w:rPr>
          <w:lang w:val="pt-BR"/>
        </w:rPr>
      </w:pPr>
    </w:p>
    <w:p w14:paraId="0A1FE6CE" w14:textId="77777777" w:rsidR="00CC6526" w:rsidRDefault="00CC6526" w:rsidP="00E96058">
      <w:pPr>
        <w:rPr>
          <w:lang w:val="pt-BR"/>
        </w:rPr>
      </w:pPr>
    </w:p>
    <w:p w14:paraId="77DFA881" w14:textId="01495E5C" w:rsidR="003E4535" w:rsidRDefault="00AE4B0A" w:rsidP="00CC6526">
      <w:pPr>
        <w:rPr>
          <w:lang w:val="pt-BR"/>
        </w:rPr>
      </w:pPr>
      <w:r>
        <w:rPr>
          <w:lang w:val="pt-BR"/>
        </w:rPr>
        <w:lastRenderedPageBreak/>
        <w:t>(</w:t>
      </w:r>
      <w:r w:rsidR="00E96058">
        <w:rPr>
          <w:lang w:val="pt-BR"/>
        </w:rPr>
        <w:t>Fonte:</w:t>
      </w:r>
      <w:r w:rsidR="002C7205">
        <w:rPr>
          <w:lang w:val="pt-BR"/>
        </w:rPr>
        <w:t xml:space="preserve"> </w:t>
      </w:r>
      <w:r w:rsidR="00FE1941">
        <w:rPr>
          <w:lang w:val="pt-BR"/>
        </w:rPr>
        <w:t>SIQUEIRA,</w:t>
      </w:r>
      <w:r w:rsidR="000B3FB7">
        <w:rPr>
          <w:lang w:val="pt-BR"/>
        </w:rPr>
        <w:t xml:space="preserve"> 2006</w:t>
      </w:r>
      <w:r>
        <w:rPr>
          <w:lang w:val="pt-BR"/>
        </w:rPr>
        <w:t>)</w:t>
      </w:r>
    </w:p>
    <w:p w14:paraId="6BEDCE36" w14:textId="77777777" w:rsidR="00CC6526" w:rsidRDefault="00CC6526">
      <w:pPr>
        <w:jc w:val="left"/>
        <w:rPr>
          <w:lang w:val="pt-BR"/>
        </w:rPr>
      </w:pPr>
    </w:p>
    <w:p w14:paraId="0D71877B" w14:textId="77777777" w:rsidR="00B954B6" w:rsidRPr="00A77B1F" w:rsidRDefault="00B954B6">
      <w:pPr>
        <w:jc w:val="left"/>
        <w:rPr>
          <w:lang w:val="pt-BR"/>
        </w:rPr>
      </w:pPr>
    </w:p>
    <w:p w14:paraId="61453F50" w14:textId="3BAF6C71" w:rsidR="00DD624A" w:rsidRPr="007B36F2" w:rsidRDefault="0A19FF97" w:rsidP="005231DF">
      <w:pPr>
        <w:pStyle w:val="Ttulo1"/>
      </w:pPr>
      <w:r w:rsidRPr="007B36F2">
        <w:t xml:space="preserve">TRABALHOS CORRELATOS </w:t>
      </w:r>
    </w:p>
    <w:p w14:paraId="79A14CE1" w14:textId="68534760" w:rsidR="00564ACD" w:rsidRDefault="00564ACD" w:rsidP="00564ACD">
      <w:pPr>
        <w:pStyle w:val="Ttulo1"/>
        <w:numPr>
          <w:ilvl w:val="0"/>
          <w:numId w:val="0"/>
        </w:numPr>
      </w:pPr>
      <w:r>
        <w:t xml:space="preserve">  </w:t>
      </w:r>
    </w:p>
    <w:p w14:paraId="5DE60EC1" w14:textId="108C5819" w:rsidR="00564ACD" w:rsidRPr="00DD0830" w:rsidRDefault="00564ACD" w:rsidP="00564ACD">
      <w:pPr>
        <w:pStyle w:val="Ttulo1"/>
        <w:numPr>
          <w:ilvl w:val="0"/>
          <w:numId w:val="0"/>
        </w:numPr>
      </w:pPr>
    </w:p>
    <w:p w14:paraId="3FAA50C9" w14:textId="68E75EC1" w:rsidR="00564ACD" w:rsidRPr="00564ACD" w:rsidRDefault="00697ACA" w:rsidP="00EA3A79">
      <w:pPr>
        <w:pStyle w:val="Corpodetexto"/>
        <w:ind w:firstLine="513"/>
      </w:pPr>
      <w:r>
        <w:t>Nessa se</w:t>
      </w:r>
      <w:r w:rsidR="00986215">
        <w:t>ç</w:t>
      </w:r>
      <w:r>
        <w:t>ão serão apresentados dois trabalhos correlatos a</w:t>
      </w:r>
      <w:r w:rsidR="00564ACD" w:rsidRPr="00564ACD">
        <w:t xml:space="preserve"> partir do jogo </w:t>
      </w:r>
      <w:proofErr w:type="spellStart"/>
      <w:r w:rsidR="00023AE8" w:rsidRPr="00023AE8">
        <w:rPr>
          <w:i/>
        </w:rPr>
        <w:t>M</w:t>
      </w:r>
      <w:r w:rsidR="00564ACD" w:rsidRPr="00564ACD">
        <w:rPr>
          <w:i/>
        </w:rPr>
        <w:t>uravey</w:t>
      </w:r>
      <w:proofErr w:type="spellEnd"/>
      <w:r w:rsidR="00564ACD" w:rsidRPr="00564ACD">
        <w:t>,</w:t>
      </w:r>
      <w:r>
        <w:t xml:space="preserve"> abordando </w:t>
      </w:r>
      <w:r w:rsidR="007E0B99">
        <w:t>o assunto</w:t>
      </w:r>
      <w:r>
        <w:t xml:space="preserve"> d</w:t>
      </w:r>
      <w:r w:rsidR="007E0B99">
        <w:t>as</w:t>
      </w:r>
      <w:r>
        <w:t xml:space="preserve"> </w:t>
      </w:r>
      <w:r w:rsidR="007E0B99">
        <w:t>operações básicas da matemática</w:t>
      </w:r>
      <w:r w:rsidR="00451FAA">
        <w:t xml:space="preserve"> </w:t>
      </w:r>
      <w:r w:rsidR="00564ACD" w:rsidRPr="00564ACD">
        <w:t>percebe</w:t>
      </w:r>
      <w:r w:rsidR="00451FAA">
        <w:t>nd</w:t>
      </w:r>
      <w:r w:rsidR="00564ACD" w:rsidRPr="00564ACD">
        <w:t>o a semelhança de propostas de outros dois jogos, um usando a tecnologia e outro abordado em sala de aula sem o uso da mesma.</w:t>
      </w:r>
    </w:p>
    <w:p w14:paraId="0AE071C9" w14:textId="50CC09B1" w:rsidR="00A64225" w:rsidRPr="007B36F2" w:rsidRDefault="201442D5" w:rsidP="00EA3A79">
      <w:pPr>
        <w:pStyle w:val="Corpodetexto"/>
        <w:ind w:firstLine="513"/>
      </w:pPr>
      <w:r w:rsidRPr="007B36F2">
        <w:t>No jogo “Resultado Certo” é utilizada apenas uma bola com ventosa e um quadro branco com canetões</w:t>
      </w:r>
      <w:r w:rsidR="004B689E" w:rsidRPr="007B36F2">
        <w:t>. A</w:t>
      </w:r>
      <w:r w:rsidRPr="007B36F2">
        <w:t xml:space="preserve"> professora escreve no quadro vários resultados de questões matemáticas das quatro operações básicas. </w:t>
      </w:r>
      <w:r w:rsidR="002F63A2" w:rsidRPr="007B36F2">
        <w:t xml:space="preserve">Depois ela </w:t>
      </w:r>
      <w:r w:rsidRPr="007B36F2">
        <w:t xml:space="preserve">questiona o aluno com uma conta matemática, a seguir o aluno arremessa a bola com ventosa no resultado correto que está no quadro. Esse jogo desenvolve a habilidade do pensar da criança e </w:t>
      </w:r>
      <w:r w:rsidR="00535E8D" w:rsidRPr="007B36F2">
        <w:t>também d</w:t>
      </w:r>
      <w:r w:rsidRPr="007B36F2">
        <w:t xml:space="preserve">e sua coordenação </w:t>
      </w:r>
      <w:r w:rsidR="00B81F6C">
        <w:t>motora.</w:t>
      </w:r>
    </w:p>
    <w:p w14:paraId="754EF564" w14:textId="55DDBF31" w:rsidR="201442D5" w:rsidRPr="007B36F2" w:rsidRDefault="201442D5" w:rsidP="00EA3A79">
      <w:pPr>
        <w:pStyle w:val="Corpodetexto"/>
        <w:ind w:firstLine="513"/>
      </w:pPr>
      <w:r w:rsidRPr="007B36F2">
        <w:t>Já no jogo “</w:t>
      </w:r>
      <w:proofErr w:type="spellStart"/>
      <w:r w:rsidRPr="00912B2B">
        <w:rPr>
          <w:i/>
        </w:rPr>
        <w:t>Toon</w:t>
      </w:r>
      <w:proofErr w:type="spellEnd"/>
      <w:r w:rsidRPr="00912B2B">
        <w:rPr>
          <w:i/>
        </w:rPr>
        <w:t xml:space="preserve"> </w:t>
      </w:r>
      <w:proofErr w:type="spellStart"/>
      <w:r w:rsidRPr="00912B2B">
        <w:rPr>
          <w:i/>
        </w:rPr>
        <w:t>Math</w:t>
      </w:r>
      <w:proofErr w:type="spellEnd"/>
      <w:r w:rsidRPr="007B36F2">
        <w:t xml:space="preserve">-Corrida Infinita” que pode ser baixado em qualquer dispositivo móvel, </w:t>
      </w:r>
      <w:proofErr w:type="spellStart"/>
      <w:r w:rsidRPr="00912B2B">
        <w:rPr>
          <w:i/>
        </w:rPr>
        <w:t>Toon</w:t>
      </w:r>
      <w:proofErr w:type="spellEnd"/>
      <w:r w:rsidRPr="007B36F2">
        <w:t xml:space="preserve"> é um gatinho que corre pelas ruas da cidade e desvia de </w:t>
      </w:r>
      <w:r w:rsidRPr="00832AFF">
        <w:t>obstáculo</w:t>
      </w:r>
      <w:r w:rsidR="00832AFF" w:rsidRPr="00832AFF">
        <w:t>s</w:t>
      </w:r>
      <w:r w:rsidRPr="007B36F2">
        <w:t xml:space="preserve">, cujo objetivo é encontrar a saída e </w:t>
      </w:r>
      <w:r w:rsidR="00A677BE" w:rsidRPr="007B36F2">
        <w:t xml:space="preserve">ainda </w:t>
      </w:r>
      <w:r w:rsidRPr="007B36F2">
        <w:t>ganhar habilidades (dobrar pontuação, ficar gigante e correr mais rápido)</w:t>
      </w:r>
      <w:r w:rsidR="008836F6" w:rsidRPr="007B36F2">
        <w:t>. E</w:t>
      </w:r>
      <w:r w:rsidRPr="007B36F2">
        <w:t xml:space="preserve">le tem que acertar contas de </w:t>
      </w:r>
      <w:r w:rsidR="0039334A" w:rsidRPr="007B36F2">
        <w:t>m</w:t>
      </w:r>
      <w:r w:rsidRPr="007B36F2">
        <w:t xml:space="preserve">atemática que aparecem no caminho. Se acertar ganha a habilidade e </w:t>
      </w:r>
      <w:r w:rsidR="00436F89" w:rsidRPr="007B36F2">
        <w:t>conquista</w:t>
      </w:r>
      <w:r w:rsidRPr="007B36F2">
        <w:t xml:space="preserve"> mais chances de atingir seu objetivo, mas se errar o resultado da operação não acontece</w:t>
      </w:r>
      <w:r w:rsidR="00D14D98" w:rsidRPr="007B36F2">
        <w:t>rá</w:t>
      </w:r>
      <w:r w:rsidRPr="007B36F2">
        <w:t xml:space="preserve"> nada</w:t>
      </w:r>
      <w:r w:rsidR="00762353" w:rsidRPr="00052482">
        <w:rPr>
          <w:rStyle w:val="Refdecomentrio"/>
        </w:rPr>
        <w:t xml:space="preserve"> </w:t>
      </w:r>
      <w:r w:rsidR="00762353" w:rsidRPr="00052482">
        <w:rPr>
          <w:rStyle w:val="Refdecomentrio"/>
          <w:sz w:val="24"/>
          <w:szCs w:val="24"/>
        </w:rPr>
        <w:t>p</w:t>
      </w:r>
      <w:r w:rsidRPr="00E229FD">
        <w:t>ara</w:t>
      </w:r>
      <w:r w:rsidRPr="007B36F2">
        <w:t xml:space="preserve"> ajudá-lo.</w:t>
      </w:r>
    </w:p>
    <w:p w14:paraId="52336DB1" w14:textId="5C49986F" w:rsidR="54C1FA94" w:rsidRPr="007B36F2" w:rsidRDefault="001D0772" w:rsidP="005231DF">
      <w:pPr>
        <w:pStyle w:val="Ttulo1"/>
        <w:numPr>
          <w:ilvl w:val="0"/>
          <w:numId w:val="0"/>
        </w:numPr>
      </w:pPr>
      <w:r w:rsidRPr="007B36F2">
        <w:tab/>
      </w:r>
    </w:p>
    <w:p w14:paraId="5AC0F1A3" w14:textId="7F0633C1" w:rsidR="00F735ED" w:rsidRDefault="0043501D" w:rsidP="00F0776E">
      <w:pPr>
        <w:rPr>
          <w:lang w:val="pt-BR"/>
        </w:rPr>
      </w:pPr>
      <w:r>
        <w:rPr>
          <w:lang w:val="pt-BR"/>
        </w:rPr>
        <w:t>F</w:t>
      </w:r>
      <w:r w:rsidR="00AD4E3E">
        <w:rPr>
          <w:lang w:val="pt-BR"/>
        </w:rPr>
        <w:t>igura 2-</w:t>
      </w:r>
      <w:r w:rsidR="00F0776E">
        <w:rPr>
          <w:lang w:val="pt-BR"/>
        </w:rPr>
        <w:t xml:space="preserve"> Jogo </w:t>
      </w:r>
      <w:proofErr w:type="spellStart"/>
      <w:r w:rsidR="00F0776E">
        <w:rPr>
          <w:lang w:val="pt-BR"/>
        </w:rPr>
        <w:t>Toon</w:t>
      </w:r>
      <w:proofErr w:type="spellEnd"/>
      <w:r w:rsidR="00F0776E">
        <w:rPr>
          <w:lang w:val="pt-BR"/>
        </w:rPr>
        <w:t xml:space="preserve"> </w:t>
      </w:r>
      <w:commentRangeStart w:id="44"/>
      <w:proofErr w:type="spellStart"/>
      <w:r w:rsidR="00F0776E">
        <w:rPr>
          <w:lang w:val="pt-BR"/>
        </w:rPr>
        <w:t>Math</w:t>
      </w:r>
      <w:commentRangeEnd w:id="44"/>
      <w:proofErr w:type="spellEnd"/>
      <w:r w:rsidR="00183C2E">
        <w:rPr>
          <w:rStyle w:val="Refdecomentrio"/>
        </w:rPr>
        <w:commentReference w:id="44"/>
      </w:r>
    </w:p>
    <w:p w14:paraId="0379A428" w14:textId="248A9569" w:rsidR="00F735ED" w:rsidRDefault="00F735ED">
      <w:pPr>
        <w:jc w:val="left"/>
        <w:rPr>
          <w:lang w:val="pt-BR"/>
        </w:rPr>
      </w:pPr>
    </w:p>
    <w:p w14:paraId="1CE20081" w14:textId="1B49B60C" w:rsidR="00F735ED" w:rsidRDefault="00CC6526">
      <w:pPr>
        <w:jc w:val="left"/>
        <w:rPr>
          <w:lang w:val="pt-B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D2B344" wp14:editId="249B2B76">
            <wp:simplePos x="0" y="0"/>
            <wp:positionH relativeFrom="page">
              <wp:posOffset>2567940</wp:posOffset>
            </wp:positionH>
            <wp:positionV relativeFrom="page">
              <wp:posOffset>7061835</wp:posOffset>
            </wp:positionV>
            <wp:extent cx="2033270" cy="2712720"/>
            <wp:effectExtent l="0" t="0" r="5080" b="0"/>
            <wp:wrapSquare wrapText="bothSides"/>
            <wp:docPr id="2" name="Imagem 2" descr="Resultado de imagem para toon math endless 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toon math endless ru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FBC09" w14:textId="1E663961" w:rsidR="00F735ED" w:rsidRDefault="00F735ED">
      <w:pPr>
        <w:jc w:val="left"/>
        <w:rPr>
          <w:lang w:val="pt-BR"/>
        </w:rPr>
      </w:pPr>
    </w:p>
    <w:p w14:paraId="1339E8A8" w14:textId="418E5609" w:rsidR="00F735ED" w:rsidRDefault="00F735ED" w:rsidP="00F0776E">
      <w:pPr>
        <w:rPr>
          <w:lang w:val="pt-BR"/>
        </w:rPr>
      </w:pPr>
    </w:p>
    <w:p w14:paraId="0AB63450" w14:textId="09A36642" w:rsidR="00F735ED" w:rsidRDefault="00F735ED" w:rsidP="00B23EDC">
      <w:pPr>
        <w:rPr>
          <w:lang w:val="pt-BR"/>
        </w:rPr>
      </w:pPr>
    </w:p>
    <w:p w14:paraId="5633893C" w14:textId="329A328A" w:rsidR="00F735ED" w:rsidRDefault="00F735ED" w:rsidP="00B23EDC">
      <w:pPr>
        <w:rPr>
          <w:lang w:val="pt-BR"/>
        </w:rPr>
      </w:pPr>
    </w:p>
    <w:p w14:paraId="2479C9C8" w14:textId="73A74FAC" w:rsidR="00F735ED" w:rsidRDefault="00F735ED">
      <w:pPr>
        <w:jc w:val="left"/>
        <w:rPr>
          <w:lang w:val="pt-BR"/>
        </w:rPr>
      </w:pPr>
    </w:p>
    <w:p w14:paraId="55ECD6B1" w14:textId="3791DD5C" w:rsidR="00F735ED" w:rsidRDefault="00F735ED">
      <w:pPr>
        <w:jc w:val="left"/>
        <w:rPr>
          <w:lang w:val="pt-BR"/>
        </w:rPr>
      </w:pPr>
    </w:p>
    <w:p w14:paraId="7424E24C" w14:textId="0AD7F1A3" w:rsidR="00912B2B" w:rsidRDefault="00912B2B" w:rsidP="00912B2B">
      <w:pPr>
        <w:jc w:val="both"/>
        <w:rPr>
          <w:lang w:val="pt-BR"/>
        </w:rPr>
      </w:pPr>
    </w:p>
    <w:p w14:paraId="18E304D5" w14:textId="515DEC93" w:rsidR="00912B2B" w:rsidRDefault="00912B2B" w:rsidP="00912B2B">
      <w:pPr>
        <w:jc w:val="both"/>
        <w:rPr>
          <w:lang w:val="pt-BR"/>
        </w:rPr>
      </w:pPr>
    </w:p>
    <w:p w14:paraId="3D08AAB3" w14:textId="2489C81F" w:rsidR="00912B2B" w:rsidRDefault="00912B2B" w:rsidP="00912B2B">
      <w:pPr>
        <w:jc w:val="both"/>
        <w:rPr>
          <w:lang w:val="pt-BR"/>
        </w:rPr>
      </w:pPr>
    </w:p>
    <w:p w14:paraId="54CF163E" w14:textId="27951F38" w:rsidR="00753260" w:rsidRDefault="00753260" w:rsidP="00912B2B">
      <w:pPr>
        <w:jc w:val="both"/>
        <w:rPr>
          <w:lang w:val="pt-BR"/>
        </w:rPr>
      </w:pPr>
    </w:p>
    <w:p w14:paraId="1EDB60E4" w14:textId="6120D17C" w:rsidR="00753260" w:rsidRDefault="00753260" w:rsidP="00912B2B">
      <w:pPr>
        <w:jc w:val="both"/>
        <w:rPr>
          <w:lang w:val="pt-BR"/>
        </w:rPr>
      </w:pPr>
    </w:p>
    <w:p w14:paraId="431166E7" w14:textId="77C4D36C" w:rsidR="00753260" w:rsidRDefault="00753260" w:rsidP="00912B2B">
      <w:pPr>
        <w:jc w:val="both"/>
        <w:rPr>
          <w:lang w:val="pt-BR"/>
        </w:rPr>
      </w:pPr>
    </w:p>
    <w:p w14:paraId="1F181709" w14:textId="7A386CD6" w:rsidR="00753260" w:rsidRDefault="00753260" w:rsidP="00912B2B">
      <w:pPr>
        <w:jc w:val="both"/>
        <w:rPr>
          <w:lang w:val="pt-BR"/>
        </w:rPr>
      </w:pPr>
    </w:p>
    <w:p w14:paraId="61B45343" w14:textId="5DEB258D" w:rsidR="00753260" w:rsidRDefault="00753260" w:rsidP="00912B2B">
      <w:pPr>
        <w:jc w:val="both"/>
        <w:rPr>
          <w:lang w:val="pt-BR"/>
        </w:rPr>
      </w:pPr>
    </w:p>
    <w:p w14:paraId="2F55ABE0" w14:textId="77777777" w:rsidR="00B954B6" w:rsidRDefault="00B954B6" w:rsidP="00912B2B">
      <w:pPr>
        <w:jc w:val="both"/>
        <w:rPr>
          <w:lang w:val="pt-BR"/>
        </w:rPr>
      </w:pPr>
    </w:p>
    <w:p w14:paraId="2E7378BA" w14:textId="6807CEA2" w:rsidR="00B23EDC" w:rsidRDefault="008C4CFE" w:rsidP="00D2074D">
      <w:pPr>
        <w:rPr>
          <w:lang w:val="pt-BR"/>
        </w:rPr>
      </w:pPr>
      <w:r>
        <w:rPr>
          <w:lang w:val="pt-BR"/>
        </w:rPr>
        <w:t xml:space="preserve">                      </w:t>
      </w:r>
    </w:p>
    <w:p w14:paraId="400B15A8" w14:textId="609A76C4" w:rsidR="00753260" w:rsidRDefault="00AE4B0A" w:rsidP="008C4CFE">
      <w:pPr>
        <w:rPr>
          <w:lang w:val="pt-BR"/>
        </w:rPr>
      </w:pPr>
      <w:r>
        <w:rPr>
          <w:lang w:val="pt-BR"/>
        </w:rPr>
        <w:t>(</w:t>
      </w:r>
      <w:r w:rsidR="00753260">
        <w:rPr>
          <w:lang w:val="pt-BR"/>
        </w:rPr>
        <w:t xml:space="preserve">Fonte: </w:t>
      </w:r>
      <w:r w:rsidR="002047F0">
        <w:rPr>
          <w:lang w:val="pt-BR"/>
        </w:rPr>
        <w:t xml:space="preserve">SILVA, </w:t>
      </w:r>
      <w:r w:rsidR="008C4CFE">
        <w:rPr>
          <w:lang w:val="pt-BR"/>
        </w:rPr>
        <w:t>200_</w:t>
      </w:r>
      <w:r>
        <w:rPr>
          <w:lang w:val="pt-BR"/>
        </w:rPr>
        <w:t>)</w:t>
      </w:r>
    </w:p>
    <w:p w14:paraId="2363AF12" w14:textId="668E133D" w:rsidR="00D2074D" w:rsidRDefault="00753260" w:rsidP="00912B2B">
      <w:pPr>
        <w:jc w:val="both"/>
        <w:rPr>
          <w:lang w:val="pt-BR"/>
        </w:rPr>
      </w:pPr>
      <w:r>
        <w:rPr>
          <w:lang w:val="pt-BR"/>
        </w:rPr>
        <w:lastRenderedPageBreak/>
        <w:t xml:space="preserve">                                                          </w:t>
      </w:r>
    </w:p>
    <w:p w14:paraId="3FE739A7" w14:textId="1E908C60" w:rsidR="00714727" w:rsidRPr="007B36F2" w:rsidRDefault="0299E898" w:rsidP="005231DF">
      <w:pPr>
        <w:pStyle w:val="Ttulo1"/>
      </w:pPr>
      <w:r w:rsidRPr="007B36F2">
        <w:t>ROTEIRO PEDAGÓGICO (SEQUÊNCIA DIDÁTICA)</w:t>
      </w:r>
    </w:p>
    <w:p w14:paraId="1950F803" w14:textId="3CA81BA6" w:rsidR="00B31AA1" w:rsidRPr="007B36F2" w:rsidRDefault="00B31AA1" w:rsidP="00B42293">
      <w:pPr>
        <w:pStyle w:val="Corpodetexto"/>
      </w:pPr>
    </w:p>
    <w:p w14:paraId="24386821" w14:textId="4AC59CBC" w:rsidR="00637B52" w:rsidRPr="00637B52" w:rsidRDefault="201442D5" w:rsidP="00637B52">
      <w:pPr>
        <w:tabs>
          <w:tab w:val="left" w:pos="956"/>
        </w:tabs>
        <w:spacing w:before="139"/>
        <w:ind w:left="956"/>
        <w:jc w:val="both"/>
        <w:rPr>
          <w:sz w:val="24"/>
          <w:szCs w:val="24"/>
          <w:lang w:val="pt-BR"/>
        </w:rPr>
      </w:pPr>
      <w:commentRangeStart w:id="45"/>
      <w:r w:rsidRPr="00EA3A79">
        <w:rPr>
          <w:sz w:val="24"/>
          <w:szCs w:val="24"/>
          <w:lang w:val="pt-BR"/>
        </w:rPr>
        <w:t>O</w:t>
      </w:r>
      <w:commentRangeEnd w:id="45"/>
      <w:r w:rsidR="00183C2E">
        <w:rPr>
          <w:rStyle w:val="Refdecomentrio"/>
        </w:rPr>
        <w:commentReference w:id="45"/>
      </w:r>
      <w:r w:rsidRPr="00EA3A79">
        <w:rPr>
          <w:sz w:val="24"/>
          <w:szCs w:val="24"/>
          <w:lang w:val="pt-BR"/>
        </w:rPr>
        <w:t xml:space="preserve"> presente jogo aborda as quatro operações básicas da matemática: soma, subtração, divisão e multiplicação. </w:t>
      </w:r>
      <w:r w:rsidR="006930F4" w:rsidRPr="00EA3A79">
        <w:rPr>
          <w:sz w:val="24"/>
          <w:szCs w:val="24"/>
          <w:lang w:val="pt-BR"/>
        </w:rPr>
        <w:t xml:space="preserve">Apresentado </w:t>
      </w:r>
      <w:r w:rsidRPr="00EA3A79">
        <w:rPr>
          <w:sz w:val="24"/>
          <w:szCs w:val="24"/>
          <w:lang w:val="pt-BR"/>
        </w:rPr>
        <w:t>como objetivo</w:t>
      </w:r>
      <w:r w:rsidR="00637B52" w:rsidRPr="00EA3A79">
        <w:rPr>
          <w:sz w:val="24"/>
          <w:szCs w:val="24"/>
          <w:lang w:val="pt-BR"/>
        </w:rPr>
        <w:t xml:space="preserve">s: </w:t>
      </w:r>
      <w:r w:rsidR="00637B52" w:rsidRPr="00637B52">
        <w:rPr>
          <w:sz w:val="24"/>
          <w:szCs w:val="24"/>
          <w:lang w:val="pt-BR"/>
        </w:rPr>
        <w:t xml:space="preserve">construir conceitos matemáticos das quatro operações com o uso da tecnologia; interpretar e resolver mentalmente as questões propostas pelo jogo </w:t>
      </w:r>
      <w:proofErr w:type="spellStart"/>
      <w:r w:rsidR="00637B52" w:rsidRPr="00637B52">
        <w:rPr>
          <w:i/>
          <w:sz w:val="24"/>
          <w:szCs w:val="24"/>
          <w:lang w:val="pt-BR"/>
        </w:rPr>
        <w:t>Muravey</w:t>
      </w:r>
      <w:proofErr w:type="spellEnd"/>
      <w:r w:rsidR="00637B52" w:rsidRPr="00637B52">
        <w:rPr>
          <w:sz w:val="24"/>
          <w:szCs w:val="24"/>
          <w:lang w:val="pt-BR"/>
        </w:rPr>
        <w:t xml:space="preserve"> e Melhorar a coordenação motora da criança.</w:t>
      </w:r>
    </w:p>
    <w:p w14:paraId="2DEF8C89" w14:textId="799C5CF4" w:rsidR="008075FA" w:rsidRPr="00637B52" w:rsidRDefault="201442D5" w:rsidP="00B42293">
      <w:pPr>
        <w:pStyle w:val="Corpodetexto"/>
      </w:pPr>
      <w:r w:rsidRPr="00637B52">
        <w:t>.</w:t>
      </w:r>
    </w:p>
    <w:p w14:paraId="1DB352BF" w14:textId="28434B78" w:rsidR="002457AD" w:rsidRPr="007B36F2" w:rsidRDefault="201442D5" w:rsidP="00B42293">
      <w:pPr>
        <w:pStyle w:val="Corpodetexto"/>
        <w:numPr>
          <w:ilvl w:val="0"/>
          <w:numId w:val="30"/>
        </w:numPr>
      </w:pPr>
      <w:r w:rsidRPr="007B36F2">
        <w:t xml:space="preserve">O professor </w:t>
      </w:r>
      <w:r w:rsidR="00983D62">
        <w:t>irá conversar</w:t>
      </w:r>
      <w:commentRangeStart w:id="46"/>
      <w:r w:rsidRPr="007B36F2">
        <w:t xml:space="preserve"> </w:t>
      </w:r>
      <w:commentRangeEnd w:id="46"/>
      <w:r w:rsidR="00985DEB">
        <w:rPr>
          <w:rStyle w:val="Refdecomentrio"/>
          <w:lang w:val="en-US"/>
        </w:rPr>
        <w:commentReference w:id="46"/>
      </w:r>
      <w:r w:rsidRPr="007B36F2">
        <w:t xml:space="preserve">com os alunos sobre o assunto </w:t>
      </w:r>
      <w:r w:rsidR="00983D62">
        <w:t>que será abordado</w:t>
      </w:r>
      <w:r w:rsidRPr="007B36F2">
        <w:t xml:space="preserve"> (as operações básicas);</w:t>
      </w:r>
    </w:p>
    <w:p w14:paraId="452067D8" w14:textId="3C16C79B" w:rsidR="002457AD" w:rsidRPr="007B36F2" w:rsidRDefault="201442D5" w:rsidP="00B42293">
      <w:pPr>
        <w:pStyle w:val="Corpodetexto"/>
        <w:numPr>
          <w:ilvl w:val="0"/>
          <w:numId w:val="30"/>
        </w:numPr>
      </w:pPr>
      <w:r w:rsidRPr="007B36F2">
        <w:t xml:space="preserve">Ele fará uma </w:t>
      </w:r>
      <w:commentRangeStart w:id="47"/>
      <w:commentRangeStart w:id="48"/>
      <w:commentRangeStart w:id="49"/>
      <w:r w:rsidRPr="007B36F2">
        <w:t>sondagem</w:t>
      </w:r>
      <w:commentRangeEnd w:id="47"/>
      <w:r w:rsidR="00985DEB">
        <w:rPr>
          <w:rStyle w:val="Refdecomentrio"/>
          <w:lang w:val="en-US"/>
        </w:rPr>
        <w:commentReference w:id="47"/>
      </w:r>
      <w:commentRangeEnd w:id="48"/>
      <w:r w:rsidR="00B31139">
        <w:rPr>
          <w:rStyle w:val="Refdecomentrio"/>
          <w:lang w:val="en-US"/>
        </w:rPr>
        <w:commentReference w:id="48"/>
      </w:r>
      <w:commentRangeEnd w:id="49"/>
      <w:r w:rsidR="00556296">
        <w:rPr>
          <w:rStyle w:val="Refdecomentrio"/>
          <w:lang w:val="en-US"/>
        </w:rPr>
        <w:commentReference w:id="49"/>
      </w:r>
      <w:r w:rsidRPr="007B36F2">
        <w:t>, para avaliar os conhecimentos já adquiridos pelas crianças;</w:t>
      </w:r>
    </w:p>
    <w:p w14:paraId="54F33085" w14:textId="053F680F" w:rsidR="008D48EA" w:rsidRPr="007B36F2" w:rsidRDefault="201442D5" w:rsidP="00B42293">
      <w:pPr>
        <w:pStyle w:val="Corpodetexto"/>
        <w:numPr>
          <w:ilvl w:val="0"/>
          <w:numId w:val="30"/>
        </w:numPr>
      </w:pPr>
      <w:r w:rsidRPr="007B36F2">
        <w:t xml:space="preserve">O professor explicará cada operação básica da matemática, passo a </w:t>
      </w:r>
      <w:commentRangeStart w:id="51"/>
      <w:commentRangeStart w:id="52"/>
      <w:commentRangeStart w:id="53"/>
      <w:commentRangeStart w:id="54"/>
      <w:r w:rsidRPr="007B36F2">
        <w:t>passo</w:t>
      </w:r>
      <w:commentRangeEnd w:id="51"/>
      <w:r w:rsidR="00436CE3">
        <w:rPr>
          <w:rStyle w:val="Refdecomentrio"/>
          <w:lang w:val="en-US"/>
        </w:rPr>
        <w:commentReference w:id="51"/>
      </w:r>
      <w:commentRangeEnd w:id="52"/>
      <w:r w:rsidR="00DF5358">
        <w:rPr>
          <w:rStyle w:val="Refdecomentrio"/>
          <w:lang w:val="en-US"/>
        </w:rPr>
        <w:commentReference w:id="52"/>
      </w:r>
      <w:commentRangeEnd w:id="53"/>
      <w:r w:rsidR="00DF5358">
        <w:rPr>
          <w:rStyle w:val="Refdecomentrio"/>
          <w:lang w:val="en-US"/>
        </w:rPr>
        <w:commentReference w:id="53"/>
      </w:r>
      <w:commentRangeEnd w:id="54"/>
      <w:r w:rsidR="00DF5358">
        <w:rPr>
          <w:rStyle w:val="Refdecomentrio"/>
          <w:lang w:val="en-US"/>
        </w:rPr>
        <w:commentReference w:id="54"/>
      </w:r>
      <w:r w:rsidRPr="007B36F2">
        <w:t>;</w:t>
      </w:r>
    </w:p>
    <w:p w14:paraId="5C62F18F" w14:textId="18C0C840" w:rsidR="008D48EA" w:rsidRPr="007B36F2" w:rsidRDefault="201442D5" w:rsidP="00B42293">
      <w:pPr>
        <w:pStyle w:val="Corpodetexto"/>
        <w:numPr>
          <w:ilvl w:val="0"/>
          <w:numId w:val="30"/>
        </w:numPr>
      </w:pPr>
      <w:r w:rsidRPr="007B36F2">
        <w:t>Os alunos farão atividades para tirarem suas dúvidas com o professor;</w:t>
      </w:r>
    </w:p>
    <w:p w14:paraId="0824709A" w14:textId="191487F1" w:rsidR="00446268" w:rsidRPr="007B36F2" w:rsidRDefault="201442D5" w:rsidP="00B42293">
      <w:pPr>
        <w:pStyle w:val="Corpodetexto"/>
        <w:numPr>
          <w:ilvl w:val="0"/>
          <w:numId w:val="30"/>
        </w:numPr>
      </w:pPr>
      <w:r w:rsidRPr="007B36F2">
        <w:t xml:space="preserve">O professor separa os alunos em grupos pequenos </w:t>
      </w:r>
      <w:r w:rsidR="00C6445F">
        <w:t>de 4 ou 5 alunos</w:t>
      </w:r>
      <w:r w:rsidRPr="007B36F2">
        <w:t xml:space="preserve"> e por meio de rotação, um aluno de cada grupo vai jogar contra um aluno de outro grupo o Jogo </w:t>
      </w:r>
      <w:proofErr w:type="spellStart"/>
      <w:r w:rsidRPr="00A513CC">
        <w:rPr>
          <w:i/>
        </w:rPr>
        <w:t>Muravey</w:t>
      </w:r>
      <w:proofErr w:type="spellEnd"/>
      <w:r w:rsidRPr="007B36F2">
        <w:t xml:space="preserve">, usando a tecnologia do </w:t>
      </w:r>
      <w:r w:rsidRPr="00A513CC">
        <w:rPr>
          <w:i/>
        </w:rPr>
        <w:t>Kinect</w:t>
      </w:r>
      <w:r w:rsidRPr="007B36F2">
        <w:t>.</w:t>
      </w:r>
    </w:p>
    <w:p w14:paraId="61E8E0BE" w14:textId="5814717C" w:rsidR="00E77ADB" w:rsidRPr="007B36F2" w:rsidRDefault="00785EA5" w:rsidP="00B42293">
      <w:pPr>
        <w:pStyle w:val="Corpodetexto"/>
      </w:pPr>
      <w:r w:rsidRPr="007B36F2">
        <w:t>O professor avaliar</w:t>
      </w:r>
      <w:r w:rsidR="00DA7C53" w:rsidRPr="007B36F2">
        <w:t>á</w:t>
      </w:r>
      <w:r w:rsidRPr="007B36F2">
        <w:t xml:space="preserve"> o aluno pela </w:t>
      </w:r>
      <w:commentRangeStart w:id="55"/>
      <w:r w:rsidR="00741D77" w:rsidRPr="007B36F2">
        <w:t>atenção</w:t>
      </w:r>
      <w:r w:rsidR="00C93F1E" w:rsidRPr="007B36F2">
        <w:t xml:space="preserve">, </w:t>
      </w:r>
      <w:r w:rsidR="00893E8F" w:rsidRPr="007B36F2">
        <w:t>estratégias</w:t>
      </w:r>
      <w:r w:rsidR="00D46170" w:rsidRPr="007B36F2">
        <w:t xml:space="preserve"> </w:t>
      </w:r>
      <w:r w:rsidR="00893E8F" w:rsidRPr="007B36F2">
        <w:t>usadas,</w:t>
      </w:r>
      <w:r w:rsidR="00082680" w:rsidRPr="007B36F2">
        <w:t xml:space="preserve"> criatividade e cooperação usada entre eles</w:t>
      </w:r>
      <w:commentRangeEnd w:id="55"/>
      <w:r w:rsidR="000875B9">
        <w:rPr>
          <w:rStyle w:val="Refdecomentrio"/>
          <w:lang w:val="en-US"/>
        </w:rPr>
        <w:commentReference w:id="55"/>
      </w:r>
      <w:r w:rsidR="00114B81">
        <w:t xml:space="preserve"> durante o jogo. </w:t>
      </w:r>
    </w:p>
    <w:p w14:paraId="1A2C204C" w14:textId="7503F394" w:rsidR="00446268" w:rsidRPr="007B36F2" w:rsidRDefault="54C1FA94" w:rsidP="00B42293">
      <w:pPr>
        <w:pStyle w:val="Corpodetexto"/>
      </w:pPr>
      <w:r w:rsidRPr="007B36F2">
        <w:t xml:space="preserve">     </w:t>
      </w:r>
    </w:p>
    <w:p w14:paraId="7B56EA95" w14:textId="77777777" w:rsidR="00823D48" w:rsidRPr="007B36F2" w:rsidRDefault="00823D48" w:rsidP="00B42293">
      <w:pPr>
        <w:pStyle w:val="Corpodetexto"/>
      </w:pPr>
    </w:p>
    <w:p w14:paraId="074A13D3" w14:textId="32640E0E" w:rsidR="00714727" w:rsidRPr="007B36F2" w:rsidRDefault="0299E898" w:rsidP="007D5805">
      <w:pPr>
        <w:pStyle w:val="Ttulo1"/>
      </w:pPr>
      <w:r w:rsidRPr="007B36F2">
        <w:t xml:space="preserve">RESULTADOS ESPERADOS </w:t>
      </w:r>
    </w:p>
    <w:p w14:paraId="437BF957" w14:textId="3A6D3E62" w:rsidR="00DE1964" w:rsidRPr="007B36F2" w:rsidRDefault="00DE1964" w:rsidP="00B42293">
      <w:pPr>
        <w:pStyle w:val="Corpodetexto"/>
      </w:pPr>
    </w:p>
    <w:p w14:paraId="4557E7FC" w14:textId="71CEB1F2" w:rsidR="007E75A1" w:rsidRDefault="201442D5" w:rsidP="00B42293">
      <w:pPr>
        <w:pStyle w:val="Corpodetexto"/>
      </w:pPr>
      <w:r w:rsidRPr="007B36F2">
        <w:t xml:space="preserve">Espera-se que as crianças </w:t>
      </w:r>
      <w:r w:rsidR="00053A88" w:rsidRPr="007B36F2">
        <w:t xml:space="preserve">solucionem </w:t>
      </w:r>
      <w:r w:rsidR="00D14D98" w:rsidRPr="007B36F2">
        <w:t xml:space="preserve">com </w:t>
      </w:r>
      <w:r w:rsidRPr="007B36F2">
        <w:t xml:space="preserve">mais facilidades as </w:t>
      </w:r>
      <w:r w:rsidR="00241083" w:rsidRPr="007B36F2">
        <w:t xml:space="preserve">operações </w:t>
      </w:r>
      <w:r w:rsidRPr="007B36F2">
        <w:t>matemáticas mentalmente</w:t>
      </w:r>
      <w:r w:rsidR="004E07A8" w:rsidRPr="007B36F2">
        <w:t>, de</w:t>
      </w:r>
      <w:r w:rsidRPr="007B36F2">
        <w:t xml:space="preserve"> uma forma mais divertida e dinâmica, </w:t>
      </w:r>
      <w:r w:rsidR="004E07A8" w:rsidRPr="007B36F2">
        <w:t xml:space="preserve">assim </w:t>
      </w:r>
      <w:r w:rsidRPr="007B36F2">
        <w:t xml:space="preserve">descobrindo através da tecnologia o </w:t>
      </w:r>
      <w:proofErr w:type="gramStart"/>
      <w:r w:rsidRPr="007B36F2">
        <w:t xml:space="preserve">seu </w:t>
      </w:r>
      <w:r w:rsidR="00EC5B01" w:rsidRPr="007B36F2">
        <w:t>potência</w:t>
      </w:r>
      <w:proofErr w:type="gramEnd"/>
      <w:r w:rsidR="00DA1B23">
        <w:t xml:space="preserve"> e melhorando sua coordenação motora.</w:t>
      </w:r>
    </w:p>
    <w:p w14:paraId="781E89E8" w14:textId="4E9B6D14" w:rsidR="201442D5" w:rsidRDefault="201442D5" w:rsidP="00B42293">
      <w:pPr>
        <w:pStyle w:val="Corpodetexto"/>
        <w:rPr>
          <w:ins w:id="56" w:author="Mauricio Capobianco Lopes" w:date="2018-11-06T15:25:00Z"/>
        </w:rPr>
      </w:pPr>
    </w:p>
    <w:p w14:paraId="16F77296" w14:textId="5169457B" w:rsidR="003757CC" w:rsidRDefault="00DA0EC2" w:rsidP="003757CC">
      <w:pPr>
        <w:pStyle w:val="Ttulo1"/>
      </w:pPr>
      <w:r>
        <w:t>Descrição do jgo</w:t>
      </w:r>
    </w:p>
    <w:p w14:paraId="5695BA2B" w14:textId="4F7B6C0C" w:rsidR="4EFCC2B2" w:rsidRDefault="4EFCC2B2" w:rsidP="0027534C">
      <w:pPr>
        <w:jc w:val="both"/>
      </w:pPr>
    </w:p>
    <w:p w14:paraId="3DD93955" w14:textId="46F86C72" w:rsidR="4EFCC2B2" w:rsidRPr="00C76FC4" w:rsidRDefault="4EFCC2B2" w:rsidP="003757CC">
      <w:pPr>
        <w:pStyle w:val="PargrafodaLista"/>
        <w:numPr>
          <w:ilvl w:val="0"/>
          <w:numId w:val="31"/>
        </w:numPr>
        <w:jc w:val="left"/>
        <w:rPr>
          <w:sz w:val="24"/>
          <w:szCs w:val="24"/>
        </w:rPr>
      </w:pPr>
      <w:r w:rsidRPr="00C76FC4">
        <w:rPr>
          <w:sz w:val="24"/>
          <w:szCs w:val="24"/>
          <w:lang w:val="pt-BR"/>
        </w:rPr>
        <w:t>Tela Inicial</w:t>
      </w:r>
    </w:p>
    <w:p w14:paraId="6B632DFA" w14:textId="4AE31385" w:rsidR="4EFCC2B2" w:rsidRPr="00C76FC4" w:rsidRDefault="4EFCC2B2" w:rsidP="00B42293">
      <w:pPr>
        <w:pStyle w:val="Corpodetexto"/>
      </w:pPr>
      <w:r w:rsidRPr="00C76FC4">
        <w:t xml:space="preserve"> </w:t>
      </w:r>
    </w:p>
    <w:p w14:paraId="1509B2C1" w14:textId="218D78FE" w:rsidR="4EFCC2B2" w:rsidRDefault="4EFCC2B2" w:rsidP="00B42293">
      <w:pPr>
        <w:pStyle w:val="Corpodetexto"/>
      </w:pPr>
      <w:r w:rsidRPr="00C76FC4">
        <w:t xml:space="preserve">Ao executar o jogo, essa tela á aberta com </w:t>
      </w:r>
      <w:r w:rsidR="00397211" w:rsidRPr="00C76FC4">
        <w:t>algumas opções gráficas</w:t>
      </w:r>
      <w:r w:rsidRPr="00C76FC4">
        <w:t>, e para iniciar o jogo basta clicar o botão Play!</w:t>
      </w:r>
      <w:r w:rsidR="00472B71" w:rsidRPr="00C76FC4">
        <w:t xml:space="preserve"> </w:t>
      </w:r>
      <w:r w:rsidRPr="00C76FC4">
        <w:t>Lembre-se que o computador deve estar conectado ao Kinect.</w:t>
      </w:r>
    </w:p>
    <w:p w14:paraId="4B67674A" w14:textId="77777777" w:rsidR="00EC5B01" w:rsidRPr="00C76FC4" w:rsidRDefault="00EC5B01" w:rsidP="00B42293">
      <w:pPr>
        <w:pStyle w:val="Corpodetexto"/>
      </w:pPr>
    </w:p>
    <w:p w14:paraId="03639DEE" w14:textId="77777777" w:rsidR="00D02303" w:rsidRDefault="00D02303" w:rsidP="00EA3A79">
      <w:pPr>
        <w:jc w:val="both"/>
        <w:rPr>
          <w:lang w:val="pt-BR"/>
        </w:rPr>
      </w:pPr>
    </w:p>
    <w:p w14:paraId="6B4DEC91" w14:textId="60D1BA8E" w:rsidR="4EFCC2B2" w:rsidRPr="00A82223" w:rsidRDefault="00D02303" w:rsidP="4EFCC2B2">
      <w:pPr>
        <w:ind w:firstLine="851"/>
        <w:rPr>
          <w:lang w:val="pt-BR"/>
        </w:rPr>
      </w:pPr>
      <w:r>
        <w:rPr>
          <w:lang w:val="pt-BR"/>
        </w:rPr>
        <w:lastRenderedPageBreak/>
        <w:t xml:space="preserve">Figura 3- Jogo </w:t>
      </w:r>
      <w:proofErr w:type="spellStart"/>
      <w:r w:rsidR="00472B71">
        <w:rPr>
          <w:lang w:val="pt-BR"/>
        </w:rPr>
        <w:t>Muravey</w:t>
      </w:r>
      <w:proofErr w:type="spellEnd"/>
      <w:r w:rsidR="4EFCC2B2" w:rsidRPr="4EFCC2B2">
        <w:rPr>
          <w:lang w:val="pt-BR"/>
        </w:rPr>
        <w:t xml:space="preserve"> </w:t>
      </w:r>
    </w:p>
    <w:p w14:paraId="1AB27085" w14:textId="0D36E319" w:rsidR="4EFCC2B2" w:rsidRPr="00A82223" w:rsidRDefault="00397211" w:rsidP="4EFCC2B2">
      <w:pPr>
        <w:ind w:firstLine="851"/>
        <w:rPr>
          <w:lang w:val="pt-BR"/>
        </w:rPr>
      </w:pPr>
      <w:r>
        <w:rPr>
          <w:noProof/>
        </w:rPr>
        <w:drawing>
          <wp:inline distT="0" distB="0" distL="0" distR="0" wp14:anchorId="0DB2EDC2" wp14:editId="1B7D22BD">
            <wp:extent cx="3838575" cy="3438525"/>
            <wp:effectExtent l="0" t="0" r="9525" b="9525"/>
            <wp:docPr id="4" name="Imagem 4" descr="C:\Users\meu\Desktop\muravey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:\Users\meu\Desktop\muravey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4EFCC2B2" w:rsidRPr="4EFCC2B2">
        <w:rPr>
          <w:lang w:val="pt-BR"/>
        </w:rPr>
        <w:t xml:space="preserve"> </w:t>
      </w:r>
    </w:p>
    <w:p w14:paraId="08327F87" w14:textId="03584CC0" w:rsidR="0027534C" w:rsidRPr="002A0F32" w:rsidRDefault="00AE4B0A" w:rsidP="0027534C">
      <w:pPr>
        <w:rPr>
          <w:sz w:val="20"/>
          <w:szCs w:val="20"/>
          <w:lang w:val="pt-BR"/>
        </w:rPr>
      </w:pPr>
      <w:r w:rsidRPr="002A0F32">
        <w:rPr>
          <w:sz w:val="20"/>
          <w:szCs w:val="20"/>
          <w:lang w:val="pt-BR"/>
        </w:rPr>
        <w:t>(</w:t>
      </w:r>
      <w:r w:rsidR="00472B71" w:rsidRPr="002A0F32">
        <w:rPr>
          <w:sz w:val="20"/>
          <w:szCs w:val="20"/>
          <w:lang w:val="pt-BR"/>
        </w:rPr>
        <w:t xml:space="preserve">Fonte: </w:t>
      </w:r>
      <w:r w:rsidR="00DD3C5E" w:rsidRPr="002A0F32">
        <w:rPr>
          <w:sz w:val="20"/>
          <w:szCs w:val="20"/>
          <w:lang w:val="pt-BR"/>
        </w:rPr>
        <w:t>dos autores</w:t>
      </w:r>
      <w:r w:rsidRPr="002A0F32">
        <w:rPr>
          <w:sz w:val="20"/>
          <w:szCs w:val="20"/>
          <w:lang w:val="pt-BR"/>
        </w:rPr>
        <w:t>)</w:t>
      </w:r>
    </w:p>
    <w:p w14:paraId="24551C34" w14:textId="099B1797" w:rsidR="4EFCC2B2" w:rsidRDefault="4EFCC2B2" w:rsidP="003757CC">
      <w:pPr>
        <w:pStyle w:val="PargrafodaLista"/>
        <w:numPr>
          <w:ilvl w:val="0"/>
          <w:numId w:val="31"/>
        </w:numPr>
        <w:jc w:val="left"/>
      </w:pPr>
      <w:r w:rsidRPr="4EFCC2B2">
        <w:rPr>
          <w:lang w:val="pt-BR"/>
        </w:rPr>
        <w:t>Abertura</w:t>
      </w:r>
    </w:p>
    <w:p w14:paraId="615593D5" w14:textId="73BDA917" w:rsidR="4EFCC2B2" w:rsidRDefault="4EFCC2B2">
      <w:r w:rsidRPr="4EFCC2B2">
        <w:rPr>
          <w:lang w:val="pt-BR"/>
        </w:rPr>
        <w:t xml:space="preserve"> </w:t>
      </w:r>
    </w:p>
    <w:p w14:paraId="6C390309" w14:textId="3B80D17D" w:rsidR="4EFCC2B2" w:rsidRPr="00C76FC4" w:rsidRDefault="4EFCC2B2" w:rsidP="4EFCC2B2">
      <w:pPr>
        <w:ind w:firstLine="851"/>
        <w:rPr>
          <w:sz w:val="24"/>
          <w:szCs w:val="24"/>
          <w:lang w:val="pt-BR"/>
        </w:rPr>
      </w:pPr>
      <w:r w:rsidRPr="00C76FC4">
        <w:rPr>
          <w:sz w:val="24"/>
          <w:szCs w:val="24"/>
          <w:lang w:val="pt-BR"/>
        </w:rPr>
        <w:t>Após o jogo ser aberto, essa é a abertura do jogo. Para jogar, basta clicar em Iniciar.</w:t>
      </w:r>
    </w:p>
    <w:p w14:paraId="57F18AF1" w14:textId="77777777" w:rsidR="00472B71" w:rsidRDefault="00472B71" w:rsidP="4EFCC2B2">
      <w:pPr>
        <w:ind w:firstLine="851"/>
        <w:rPr>
          <w:lang w:val="pt-BR"/>
        </w:rPr>
      </w:pPr>
    </w:p>
    <w:p w14:paraId="57BB4D15" w14:textId="4C2FF0BB" w:rsidR="4EFCC2B2" w:rsidRPr="00A82223" w:rsidRDefault="00472B71" w:rsidP="00C76FC4">
      <w:pPr>
        <w:ind w:firstLine="851"/>
        <w:rPr>
          <w:lang w:val="pt-BR"/>
        </w:rPr>
      </w:pPr>
      <w:r>
        <w:rPr>
          <w:lang w:val="pt-BR"/>
        </w:rPr>
        <w:t xml:space="preserve">Figura 4- Jogo </w:t>
      </w:r>
      <w:proofErr w:type="spellStart"/>
      <w:r>
        <w:rPr>
          <w:lang w:val="pt-BR"/>
        </w:rPr>
        <w:t>Muravey</w:t>
      </w:r>
      <w:proofErr w:type="spellEnd"/>
      <w:r w:rsidRPr="4EFCC2B2">
        <w:rPr>
          <w:lang w:val="pt-BR"/>
        </w:rPr>
        <w:t xml:space="preserve"> </w:t>
      </w:r>
      <w:r w:rsidR="4EFCC2B2" w:rsidRPr="4EFCC2B2">
        <w:rPr>
          <w:lang w:val="pt-BR"/>
        </w:rPr>
        <w:t xml:space="preserve"> </w:t>
      </w:r>
    </w:p>
    <w:p w14:paraId="28EDD31D" w14:textId="3ECA8203" w:rsidR="4EFCC2B2" w:rsidRPr="00A82223" w:rsidRDefault="00397211" w:rsidP="00B176D6">
      <w:pPr>
        <w:ind w:firstLine="131"/>
        <w:rPr>
          <w:lang w:val="pt-BR"/>
        </w:rPr>
      </w:pPr>
      <w:r>
        <w:rPr>
          <w:noProof/>
        </w:rPr>
        <w:drawing>
          <wp:inline distT="0" distB="0" distL="0" distR="0" wp14:anchorId="10C6E268" wp14:editId="1F8317C2">
            <wp:extent cx="4505325" cy="2419350"/>
            <wp:effectExtent l="0" t="0" r="9525" b="0"/>
            <wp:docPr id="5" name="Imagem 5" descr="C:\Users\meu\Desktop\muravey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:\Users\meu\Desktop\muravey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8AF5" w14:textId="5257118D" w:rsidR="4EFCC2B2" w:rsidRPr="00917F25" w:rsidRDefault="00AE4B0A" w:rsidP="00917F25">
      <w:pPr>
        <w:rPr>
          <w:sz w:val="20"/>
          <w:szCs w:val="20"/>
          <w:lang w:val="pt-BR"/>
        </w:rPr>
      </w:pPr>
      <w:r w:rsidRPr="002A0F32">
        <w:rPr>
          <w:sz w:val="20"/>
          <w:szCs w:val="20"/>
          <w:lang w:val="pt-BR"/>
        </w:rPr>
        <w:t>(</w:t>
      </w:r>
      <w:r w:rsidR="00DD3C5E" w:rsidRPr="002A0F32">
        <w:rPr>
          <w:sz w:val="20"/>
          <w:szCs w:val="20"/>
          <w:lang w:val="pt-BR"/>
        </w:rPr>
        <w:t>Fonte: dos autores</w:t>
      </w:r>
      <w:r w:rsidRPr="002A0F32">
        <w:rPr>
          <w:sz w:val="20"/>
          <w:szCs w:val="20"/>
          <w:lang w:val="pt-BR"/>
        </w:rPr>
        <w:t>)</w:t>
      </w:r>
    </w:p>
    <w:p w14:paraId="24E8DEAE" w14:textId="3612C766" w:rsidR="4EFCC2B2" w:rsidRPr="00DD3C5E" w:rsidRDefault="4EFCC2B2" w:rsidP="4EFCC2B2">
      <w:pPr>
        <w:ind w:left="720" w:hanging="720"/>
        <w:rPr>
          <w:lang w:val="pt-BR"/>
        </w:rPr>
      </w:pPr>
      <w:r w:rsidRPr="4EFCC2B2">
        <w:rPr>
          <w:lang w:val="pt-BR"/>
        </w:rPr>
        <w:t xml:space="preserve"> </w:t>
      </w:r>
    </w:p>
    <w:p w14:paraId="1947CF8D" w14:textId="0777C9F3" w:rsidR="4EFCC2B2" w:rsidRPr="00C76FC4" w:rsidRDefault="4EFCC2B2" w:rsidP="003757CC">
      <w:pPr>
        <w:pStyle w:val="PargrafodaLista"/>
        <w:numPr>
          <w:ilvl w:val="0"/>
          <w:numId w:val="31"/>
        </w:numPr>
        <w:jc w:val="left"/>
        <w:rPr>
          <w:sz w:val="24"/>
          <w:szCs w:val="24"/>
        </w:rPr>
      </w:pPr>
      <w:r w:rsidRPr="00C76FC4">
        <w:rPr>
          <w:sz w:val="24"/>
          <w:szCs w:val="24"/>
          <w:lang w:val="pt-BR"/>
        </w:rPr>
        <w:t>Jogando</w:t>
      </w:r>
    </w:p>
    <w:p w14:paraId="31195839" w14:textId="7DE3A278" w:rsidR="4EFCC2B2" w:rsidRPr="00C76FC4" w:rsidRDefault="4EFCC2B2">
      <w:pPr>
        <w:rPr>
          <w:sz w:val="24"/>
          <w:szCs w:val="24"/>
        </w:rPr>
      </w:pPr>
      <w:r w:rsidRPr="00C76FC4">
        <w:rPr>
          <w:sz w:val="24"/>
          <w:szCs w:val="24"/>
          <w:lang w:val="pt-BR"/>
        </w:rPr>
        <w:t xml:space="preserve"> </w:t>
      </w:r>
    </w:p>
    <w:p w14:paraId="1B9C9B41" w14:textId="4C23951D" w:rsidR="00AE4B0A" w:rsidRDefault="4EFCC2B2" w:rsidP="00B42293">
      <w:pPr>
        <w:pStyle w:val="Corpodetexto"/>
      </w:pPr>
      <w:r w:rsidRPr="00C76FC4">
        <w:t>Quando o jogo inicia, aparecem no canto superior esquerdo a quantidade de vidas, e no superior direito a pontuação.</w:t>
      </w:r>
      <w:r w:rsidR="00C76FC4">
        <w:t xml:space="preserve"> </w:t>
      </w:r>
      <w:r w:rsidRPr="00C76FC4">
        <w:t>A cada resposta incorreta é perdida uma vida, e a cada 100 pontos acumulados, ganha uma vida, são no máximo três. A cada acerto são ganhos 10 pontos.</w:t>
      </w:r>
    </w:p>
    <w:p w14:paraId="0C1C6882" w14:textId="77777777" w:rsidR="00B176D6" w:rsidRDefault="00B176D6" w:rsidP="00B42293">
      <w:pPr>
        <w:pStyle w:val="Corpodetexto"/>
      </w:pPr>
    </w:p>
    <w:p w14:paraId="3FC30305" w14:textId="38A2BB43" w:rsidR="4EFCC2B2" w:rsidRPr="00472B71" w:rsidRDefault="00472B71" w:rsidP="00472B71">
      <w:pPr>
        <w:ind w:firstLine="851"/>
        <w:rPr>
          <w:lang w:val="pt-BR"/>
        </w:rPr>
      </w:pPr>
      <w:r>
        <w:rPr>
          <w:lang w:val="pt-BR"/>
        </w:rPr>
        <w:t xml:space="preserve">Figura 5- Jogo </w:t>
      </w:r>
      <w:proofErr w:type="spellStart"/>
      <w:r>
        <w:rPr>
          <w:lang w:val="pt-BR"/>
        </w:rPr>
        <w:t>Muravey</w:t>
      </w:r>
      <w:proofErr w:type="spellEnd"/>
    </w:p>
    <w:p w14:paraId="28544341" w14:textId="769137E3" w:rsidR="4EFCC2B2" w:rsidRDefault="00397211" w:rsidP="00C76FC4">
      <w:pPr>
        <w:rPr>
          <w:lang w:val="pt-BR"/>
        </w:rPr>
      </w:pPr>
      <w:r>
        <w:rPr>
          <w:noProof/>
        </w:rPr>
        <w:drawing>
          <wp:inline distT="0" distB="0" distL="0" distR="0" wp14:anchorId="79D1D274" wp14:editId="36F7103E">
            <wp:extent cx="4429125" cy="2409825"/>
            <wp:effectExtent l="0" t="0" r="9525" b="9525"/>
            <wp:docPr id="6" name="Imagem 6" descr="C:\Users\meu\Desktop\muravey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:\Users\meu\Desktop\muravey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57049" w14:textId="51717BD4" w:rsidR="00DD3C5E" w:rsidRPr="002A0F32" w:rsidRDefault="00AE4B0A" w:rsidP="00DD3C5E">
      <w:pPr>
        <w:rPr>
          <w:sz w:val="20"/>
          <w:szCs w:val="20"/>
          <w:lang w:val="pt-BR"/>
        </w:rPr>
      </w:pPr>
      <w:r w:rsidRPr="002A0F32">
        <w:rPr>
          <w:sz w:val="20"/>
          <w:szCs w:val="20"/>
          <w:lang w:val="pt-BR"/>
        </w:rPr>
        <w:t>(</w:t>
      </w:r>
      <w:r w:rsidR="00DD3C5E" w:rsidRPr="002A0F32">
        <w:rPr>
          <w:sz w:val="20"/>
          <w:szCs w:val="20"/>
          <w:lang w:val="pt-BR"/>
        </w:rPr>
        <w:t>Fonte: dos autores</w:t>
      </w:r>
      <w:r w:rsidRPr="002A0F32">
        <w:rPr>
          <w:sz w:val="20"/>
          <w:szCs w:val="20"/>
          <w:lang w:val="pt-BR"/>
        </w:rPr>
        <w:t>)</w:t>
      </w:r>
    </w:p>
    <w:p w14:paraId="27454B50" w14:textId="28670977" w:rsidR="00397211" w:rsidRDefault="00397211"/>
    <w:p w14:paraId="13E2E610" w14:textId="77777777" w:rsidR="00397211" w:rsidRDefault="00397211"/>
    <w:p w14:paraId="56D42A43" w14:textId="5B6D5040" w:rsidR="4EFCC2B2" w:rsidRPr="00C76FC4" w:rsidRDefault="4EFCC2B2" w:rsidP="003757CC">
      <w:pPr>
        <w:pStyle w:val="PargrafodaLista"/>
        <w:numPr>
          <w:ilvl w:val="0"/>
          <w:numId w:val="31"/>
        </w:numPr>
        <w:jc w:val="left"/>
        <w:rPr>
          <w:sz w:val="24"/>
          <w:szCs w:val="24"/>
        </w:rPr>
      </w:pPr>
      <w:r w:rsidRPr="00C76FC4">
        <w:rPr>
          <w:sz w:val="24"/>
          <w:szCs w:val="24"/>
          <w:lang w:val="pt-BR"/>
        </w:rPr>
        <w:t>Resolvendo os cálculos</w:t>
      </w:r>
    </w:p>
    <w:p w14:paraId="7DFD019D" w14:textId="5D8CFB9C" w:rsidR="4EFCC2B2" w:rsidRPr="00C76FC4" w:rsidRDefault="4EFCC2B2">
      <w:pPr>
        <w:rPr>
          <w:sz w:val="24"/>
          <w:szCs w:val="24"/>
        </w:rPr>
      </w:pPr>
      <w:r w:rsidRPr="00C76FC4">
        <w:rPr>
          <w:sz w:val="24"/>
          <w:szCs w:val="24"/>
          <w:lang w:val="pt-BR"/>
        </w:rPr>
        <w:t xml:space="preserve"> </w:t>
      </w:r>
    </w:p>
    <w:p w14:paraId="4F96A97C" w14:textId="02A0A066" w:rsidR="4EFCC2B2" w:rsidRPr="00C76FC4" w:rsidRDefault="4EFCC2B2" w:rsidP="00B42293">
      <w:pPr>
        <w:pStyle w:val="Corpodetexto"/>
      </w:pPr>
      <w:r w:rsidRPr="00C76FC4">
        <w:t>Para resolver os cálculos, basta o jogador, em frente à câmera do Kinect, se movimentar para os lados para fazer o barco se movimentar, e assim atingi a caixa que contém a resposta correta, são apenas 3 posições possíveis.</w:t>
      </w:r>
    </w:p>
    <w:p w14:paraId="67361F73" w14:textId="231C5FCF" w:rsidR="00397211" w:rsidRPr="00A82223" w:rsidRDefault="00472B71" w:rsidP="00472B71">
      <w:pPr>
        <w:ind w:firstLine="851"/>
        <w:rPr>
          <w:lang w:val="pt-BR"/>
        </w:rPr>
      </w:pPr>
      <w:r>
        <w:rPr>
          <w:lang w:val="pt-BR"/>
        </w:rPr>
        <w:t xml:space="preserve">Figura </w:t>
      </w:r>
      <w:r w:rsidR="00AE4B0A">
        <w:rPr>
          <w:lang w:val="pt-BR"/>
        </w:rPr>
        <w:t>6</w:t>
      </w:r>
      <w:r>
        <w:rPr>
          <w:lang w:val="pt-BR"/>
        </w:rPr>
        <w:t xml:space="preserve">- Jogo </w:t>
      </w:r>
      <w:proofErr w:type="spellStart"/>
      <w:r>
        <w:rPr>
          <w:lang w:val="pt-BR"/>
        </w:rPr>
        <w:t>Muravey</w:t>
      </w:r>
      <w:proofErr w:type="spellEnd"/>
      <w:r w:rsidRPr="4EFCC2B2">
        <w:rPr>
          <w:lang w:val="pt-BR"/>
        </w:rPr>
        <w:t xml:space="preserve"> </w:t>
      </w:r>
    </w:p>
    <w:p w14:paraId="408683CF" w14:textId="54EB87FE" w:rsidR="00C76FC4" w:rsidRPr="00C76FC4" w:rsidRDefault="00397211" w:rsidP="00C76FC4">
      <w:pPr>
        <w:ind w:firstLine="851"/>
        <w:rPr>
          <w:lang w:val="pt-BR"/>
        </w:rPr>
      </w:pPr>
      <w:r>
        <w:rPr>
          <w:noProof/>
        </w:rPr>
        <w:drawing>
          <wp:inline distT="0" distB="0" distL="0" distR="0" wp14:anchorId="5BF369CD" wp14:editId="10B6BFC3">
            <wp:extent cx="4657725" cy="2876550"/>
            <wp:effectExtent l="0" t="0" r="9525" b="0"/>
            <wp:docPr id="7" name="Imagem 7" descr="C:\Users\meu\Desktop\muravey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:\Users\meu\Desktop\muravey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C0DA" w14:textId="7BF9FDB2" w:rsidR="4EFCC2B2" w:rsidRPr="002A0F32" w:rsidRDefault="00AE4B0A" w:rsidP="00DD3C5E">
      <w:pPr>
        <w:rPr>
          <w:sz w:val="20"/>
          <w:szCs w:val="20"/>
          <w:lang w:val="pt-BR"/>
        </w:rPr>
      </w:pPr>
      <w:r w:rsidRPr="002A0F32">
        <w:rPr>
          <w:sz w:val="20"/>
          <w:szCs w:val="20"/>
          <w:lang w:val="pt-BR"/>
        </w:rPr>
        <w:t>(</w:t>
      </w:r>
      <w:r w:rsidR="00DD3C5E" w:rsidRPr="002A0F32">
        <w:rPr>
          <w:sz w:val="20"/>
          <w:szCs w:val="20"/>
          <w:lang w:val="pt-BR"/>
        </w:rPr>
        <w:t>Fonte: dos autores</w:t>
      </w:r>
      <w:r w:rsidRPr="002A0F32">
        <w:rPr>
          <w:sz w:val="20"/>
          <w:szCs w:val="20"/>
          <w:lang w:val="pt-BR"/>
        </w:rPr>
        <w:t>)</w:t>
      </w:r>
    </w:p>
    <w:p w14:paraId="1DA3FF05" w14:textId="77777777" w:rsidR="00DD3C5E" w:rsidRDefault="00DD3C5E" w:rsidP="4EFCC2B2">
      <w:pPr>
        <w:jc w:val="both"/>
      </w:pPr>
    </w:p>
    <w:p w14:paraId="24DEC0B8" w14:textId="249946E5" w:rsidR="4EFCC2B2" w:rsidRPr="00C76FC4" w:rsidRDefault="4EFCC2B2" w:rsidP="003757CC">
      <w:pPr>
        <w:pStyle w:val="PargrafodaLista"/>
        <w:numPr>
          <w:ilvl w:val="0"/>
          <w:numId w:val="31"/>
        </w:numPr>
        <w:jc w:val="left"/>
        <w:rPr>
          <w:sz w:val="24"/>
          <w:szCs w:val="24"/>
        </w:rPr>
      </w:pPr>
      <w:r w:rsidRPr="00C76FC4">
        <w:rPr>
          <w:sz w:val="24"/>
          <w:szCs w:val="24"/>
          <w:lang w:val="pt-BR"/>
        </w:rPr>
        <w:t>Game over</w:t>
      </w:r>
    </w:p>
    <w:p w14:paraId="5260B92D" w14:textId="57328F19" w:rsidR="00472B71" w:rsidRPr="00C76FC4" w:rsidRDefault="4EFCC2B2" w:rsidP="00C76FC4">
      <w:pPr>
        <w:ind w:firstLine="851"/>
        <w:rPr>
          <w:sz w:val="24"/>
          <w:szCs w:val="24"/>
          <w:lang w:val="pt-BR"/>
        </w:rPr>
      </w:pPr>
      <w:r w:rsidRPr="00C76FC4">
        <w:rPr>
          <w:sz w:val="24"/>
          <w:szCs w:val="24"/>
          <w:lang w:val="pt-BR"/>
        </w:rPr>
        <w:t>Caso perca o jogo, a tela acima aparece, e basta clicar em Reiniciar para continuar.</w:t>
      </w:r>
    </w:p>
    <w:p w14:paraId="72079D2C" w14:textId="77777777" w:rsidR="00C76FC4" w:rsidRDefault="00C76FC4" w:rsidP="002A0F32">
      <w:pPr>
        <w:ind w:firstLine="851"/>
        <w:rPr>
          <w:sz w:val="24"/>
          <w:szCs w:val="24"/>
          <w:lang w:val="pt-BR"/>
        </w:rPr>
      </w:pPr>
    </w:p>
    <w:p w14:paraId="21414A0B" w14:textId="77777777" w:rsidR="00C76FC4" w:rsidRDefault="00C76FC4" w:rsidP="002A0F32">
      <w:pPr>
        <w:ind w:firstLine="851"/>
        <w:rPr>
          <w:sz w:val="24"/>
          <w:szCs w:val="24"/>
          <w:lang w:val="pt-BR"/>
        </w:rPr>
      </w:pPr>
    </w:p>
    <w:p w14:paraId="1AB7915C" w14:textId="77777777" w:rsidR="00C76FC4" w:rsidRDefault="00C76FC4" w:rsidP="002A0F32">
      <w:pPr>
        <w:ind w:firstLine="851"/>
        <w:rPr>
          <w:sz w:val="24"/>
          <w:szCs w:val="24"/>
          <w:lang w:val="pt-BR"/>
        </w:rPr>
      </w:pPr>
    </w:p>
    <w:p w14:paraId="11BD4A38" w14:textId="77777777" w:rsidR="00C76FC4" w:rsidRDefault="00C76FC4" w:rsidP="002A0F32">
      <w:pPr>
        <w:ind w:firstLine="851"/>
        <w:rPr>
          <w:sz w:val="24"/>
          <w:szCs w:val="24"/>
          <w:lang w:val="pt-BR"/>
        </w:rPr>
      </w:pPr>
    </w:p>
    <w:p w14:paraId="636DA39B" w14:textId="6EDC21E8" w:rsidR="00C76FC4" w:rsidRPr="00C76FC4" w:rsidRDefault="00472B71" w:rsidP="00C76FC4">
      <w:pPr>
        <w:ind w:firstLine="851"/>
        <w:rPr>
          <w:lang w:val="pt-BR"/>
        </w:rPr>
      </w:pPr>
      <w:r w:rsidRPr="00C76FC4">
        <w:rPr>
          <w:lang w:val="pt-BR"/>
        </w:rPr>
        <w:t xml:space="preserve">Figura </w:t>
      </w:r>
      <w:r w:rsidR="00AE4B0A" w:rsidRPr="00C76FC4">
        <w:rPr>
          <w:lang w:val="pt-BR"/>
        </w:rPr>
        <w:t>7</w:t>
      </w:r>
      <w:r w:rsidRPr="00C76FC4">
        <w:rPr>
          <w:lang w:val="pt-BR"/>
        </w:rPr>
        <w:t xml:space="preserve">- Jogo </w:t>
      </w:r>
      <w:proofErr w:type="spellStart"/>
      <w:r w:rsidRPr="00C76FC4">
        <w:rPr>
          <w:lang w:val="pt-BR"/>
        </w:rPr>
        <w:t>Muravey</w:t>
      </w:r>
      <w:proofErr w:type="spellEnd"/>
      <w:r w:rsidRPr="00C76FC4">
        <w:rPr>
          <w:lang w:val="pt-BR"/>
        </w:rPr>
        <w:t xml:space="preserve"> </w:t>
      </w:r>
    </w:p>
    <w:p w14:paraId="331BF34E" w14:textId="145EBCBB" w:rsidR="4EFCC2B2" w:rsidRDefault="00397211" w:rsidP="00B42293">
      <w:pPr>
        <w:pStyle w:val="Corpodetexto"/>
      </w:pPr>
      <w:r>
        <w:rPr>
          <w:noProof/>
        </w:rPr>
        <w:drawing>
          <wp:inline distT="0" distB="0" distL="0" distR="0" wp14:anchorId="117AFB73" wp14:editId="66B3489D">
            <wp:extent cx="4581525" cy="2438400"/>
            <wp:effectExtent l="0" t="0" r="9525" b="0"/>
            <wp:docPr id="8" name="Imagem 8" descr="C:\Users\meu\Desktop\muravey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C:\Users\meu\Desktop\muravey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D1F8" w14:textId="4930CD34" w:rsidR="00DD3C5E" w:rsidRPr="002A0F32" w:rsidRDefault="00AE4B0A" w:rsidP="00DD3C5E">
      <w:pPr>
        <w:rPr>
          <w:sz w:val="20"/>
          <w:szCs w:val="20"/>
          <w:lang w:val="pt-BR"/>
        </w:rPr>
      </w:pPr>
      <w:r w:rsidRPr="002A0F32">
        <w:rPr>
          <w:sz w:val="20"/>
          <w:szCs w:val="20"/>
          <w:lang w:val="pt-BR"/>
        </w:rPr>
        <w:t>(</w:t>
      </w:r>
      <w:r w:rsidR="00DD3C5E" w:rsidRPr="002A0F32">
        <w:rPr>
          <w:sz w:val="20"/>
          <w:szCs w:val="20"/>
          <w:lang w:val="pt-BR"/>
        </w:rPr>
        <w:t>Fonte: dos autores</w:t>
      </w:r>
      <w:r w:rsidRPr="002A0F32">
        <w:rPr>
          <w:sz w:val="20"/>
          <w:szCs w:val="20"/>
          <w:lang w:val="pt-BR"/>
        </w:rPr>
        <w:t>)</w:t>
      </w:r>
    </w:p>
    <w:p w14:paraId="19DF9CCA" w14:textId="3985A842" w:rsidR="4EFCC2B2" w:rsidRDefault="4EFCC2B2" w:rsidP="00B42293">
      <w:pPr>
        <w:pStyle w:val="Corpodetexto"/>
      </w:pPr>
    </w:p>
    <w:p w14:paraId="109CA30D" w14:textId="2E361903" w:rsidR="00DA0EC2" w:rsidRDefault="00DA0EC2" w:rsidP="00B42293">
      <w:pPr>
        <w:pStyle w:val="Corpodetexto"/>
      </w:pPr>
    </w:p>
    <w:p w14:paraId="6C6A611A" w14:textId="481C1A8E" w:rsidR="00D831BC" w:rsidRDefault="00D831BC" w:rsidP="00B42293">
      <w:pPr>
        <w:pStyle w:val="Corpodetexto"/>
      </w:pPr>
    </w:p>
    <w:p w14:paraId="79339A04" w14:textId="4BA882E3" w:rsidR="00D831BC" w:rsidRDefault="00D831BC" w:rsidP="00B42293">
      <w:pPr>
        <w:pStyle w:val="Corpodetexto"/>
      </w:pPr>
    </w:p>
    <w:p w14:paraId="1AB22CFD" w14:textId="77777777" w:rsidR="00D831BC" w:rsidRDefault="00D831BC" w:rsidP="00B42293">
      <w:pPr>
        <w:pStyle w:val="Corpodetexto"/>
      </w:pPr>
    </w:p>
    <w:p w14:paraId="1251D1EC" w14:textId="77777777" w:rsidR="00DA0EC2" w:rsidRPr="007B36F2" w:rsidRDefault="00DA0EC2" w:rsidP="005231DF">
      <w:pPr>
        <w:pStyle w:val="Ttulo1"/>
        <w:numPr>
          <w:ilvl w:val="0"/>
          <w:numId w:val="0"/>
        </w:numPr>
      </w:pPr>
    </w:p>
    <w:p w14:paraId="350867BD" w14:textId="77777777" w:rsidR="00C472A9" w:rsidRPr="007B36F2" w:rsidRDefault="00C472A9" w:rsidP="005231DF">
      <w:pPr>
        <w:pStyle w:val="Ttulo1"/>
        <w:numPr>
          <w:ilvl w:val="0"/>
          <w:numId w:val="0"/>
        </w:numPr>
      </w:pPr>
    </w:p>
    <w:p w14:paraId="52C116B7" w14:textId="77777777" w:rsidR="000E4338" w:rsidRPr="007B36F2" w:rsidRDefault="201442D5" w:rsidP="005231DF">
      <w:pPr>
        <w:pStyle w:val="Ttulo1"/>
      </w:pPr>
      <w:commentRangeStart w:id="57"/>
      <w:r w:rsidRPr="007B36F2">
        <w:t>REFERÊNCIAS</w:t>
      </w:r>
      <w:commentRangeEnd w:id="57"/>
      <w:r w:rsidR="00981D85">
        <w:rPr>
          <w:rStyle w:val="Refdecomentrio"/>
          <w:b w:val="0"/>
          <w:bCs w:val="0"/>
        </w:rPr>
        <w:commentReference w:id="57"/>
      </w:r>
    </w:p>
    <w:p w14:paraId="21F518B2" w14:textId="77777777" w:rsidR="000E4338" w:rsidRPr="007B36F2" w:rsidRDefault="000E4338" w:rsidP="00B42293">
      <w:pPr>
        <w:pStyle w:val="Corpodetexto"/>
      </w:pPr>
    </w:p>
    <w:p w14:paraId="5F857DC2" w14:textId="3CA81BA6" w:rsidR="201442D5" w:rsidRPr="007B36F2" w:rsidRDefault="201442D5" w:rsidP="00B31AA1">
      <w:pPr>
        <w:jc w:val="left"/>
        <w:rPr>
          <w:lang w:val="pt-BR"/>
        </w:rPr>
      </w:pPr>
      <w:r w:rsidRPr="007B36F2">
        <w:rPr>
          <w:lang w:val="pt-BR"/>
        </w:rPr>
        <w:t xml:space="preserve">ALMEIDA, Paulo Nunes de. </w:t>
      </w:r>
      <w:r w:rsidRPr="007B36F2">
        <w:rPr>
          <w:b/>
          <w:bCs/>
          <w:lang w:val="pt-BR"/>
        </w:rPr>
        <w:t>Educação lúdica</w:t>
      </w:r>
      <w:r w:rsidRPr="007B36F2">
        <w:rPr>
          <w:lang w:val="pt-BR"/>
        </w:rPr>
        <w:t>: técnicas e jogos pedagógicos. São Paulo: Loyola, 1995.</w:t>
      </w:r>
    </w:p>
    <w:p w14:paraId="71472ADA" w14:textId="3CA81BA6" w:rsidR="00B31AA1" w:rsidRPr="007B36F2" w:rsidRDefault="00B31AA1" w:rsidP="00B31AA1">
      <w:pPr>
        <w:jc w:val="left"/>
        <w:rPr>
          <w:lang w:val="pt-BR"/>
        </w:rPr>
      </w:pPr>
    </w:p>
    <w:p w14:paraId="766CEBD5" w14:textId="4BF0AE25" w:rsidR="201442D5" w:rsidRDefault="201442D5" w:rsidP="00B31AA1">
      <w:pPr>
        <w:jc w:val="left"/>
        <w:rPr>
          <w:lang w:val="pt-BR"/>
        </w:rPr>
      </w:pPr>
      <w:r w:rsidRPr="007B36F2">
        <w:rPr>
          <w:lang w:val="pt-BR"/>
        </w:rPr>
        <w:t xml:space="preserve">BRASIL. </w:t>
      </w:r>
      <w:r w:rsidR="006E5AF1">
        <w:rPr>
          <w:lang w:val="pt-BR"/>
        </w:rPr>
        <w:t>M</w:t>
      </w:r>
      <w:r w:rsidR="006E5AF1" w:rsidRPr="007B36F2">
        <w:rPr>
          <w:lang w:val="pt-BR"/>
        </w:rPr>
        <w:t xml:space="preserve">inistério da </w:t>
      </w:r>
      <w:r w:rsidR="006E5AF1">
        <w:rPr>
          <w:lang w:val="pt-BR"/>
        </w:rPr>
        <w:t>E</w:t>
      </w:r>
      <w:r w:rsidR="006E5AF1" w:rsidRPr="007B36F2">
        <w:rPr>
          <w:lang w:val="pt-BR"/>
        </w:rPr>
        <w:t>ducação. secretaria de educação fundamental</w:t>
      </w:r>
      <w:commentRangeStart w:id="58"/>
      <w:commentRangeStart w:id="59"/>
      <w:commentRangeEnd w:id="58"/>
      <w:r w:rsidR="000875B9">
        <w:rPr>
          <w:rStyle w:val="Refdecomentrio"/>
        </w:rPr>
        <w:commentReference w:id="58"/>
      </w:r>
      <w:commentRangeEnd w:id="59"/>
      <w:r w:rsidR="00746097">
        <w:rPr>
          <w:rStyle w:val="Refdecomentrio"/>
        </w:rPr>
        <w:commentReference w:id="59"/>
      </w:r>
      <w:r w:rsidR="00746097">
        <w:rPr>
          <w:lang w:val="pt-BR"/>
        </w:rPr>
        <w:t xml:space="preserve">. </w:t>
      </w:r>
      <w:r w:rsidR="001667C7">
        <w:rPr>
          <w:b/>
          <w:bCs/>
          <w:lang w:val="pt-BR"/>
        </w:rPr>
        <w:t>p</w:t>
      </w:r>
      <w:r w:rsidRPr="007B36F2">
        <w:rPr>
          <w:b/>
          <w:bCs/>
          <w:lang w:val="pt-BR"/>
        </w:rPr>
        <w:t>arâmetros curriculares nacionais</w:t>
      </w:r>
      <w:r w:rsidRPr="007B36F2">
        <w:rPr>
          <w:lang w:val="pt-BR"/>
        </w:rPr>
        <w:t>: matemática. Brasília: Ministério da Educação, 1997.</w:t>
      </w:r>
    </w:p>
    <w:p w14:paraId="6B55AFA9" w14:textId="10556336" w:rsidR="00B9304A" w:rsidRDefault="00B9304A" w:rsidP="00B31AA1">
      <w:pPr>
        <w:jc w:val="left"/>
        <w:rPr>
          <w:lang w:val="pt-BR"/>
        </w:rPr>
      </w:pPr>
    </w:p>
    <w:p w14:paraId="1708C3FA" w14:textId="46530E42" w:rsidR="001F3B8F" w:rsidRDefault="001F3B8F" w:rsidP="00B31AA1">
      <w:pPr>
        <w:jc w:val="left"/>
        <w:rPr>
          <w:lang w:val="pt-BR"/>
        </w:rPr>
      </w:pPr>
    </w:p>
    <w:p w14:paraId="7B56DBE8" w14:textId="5EEFAAF2" w:rsidR="001F3B8F" w:rsidRDefault="000C7F22" w:rsidP="00B31AA1">
      <w:pPr>
        <w:jc w:val="left"/>
        <w:rPr>
          <w:lang w:val="pt-BR"/>
        </w:rPr>
      </w:pPr>
      <w:r>
        <w:rPr>
          <w:lang w:val="pt-BR"/>
        </w:rPr>
        <w:t>SIGNIFICADOS</w:t>
      </w:r>
      <w:r w:rsidR="006E1839">
        <w:rPr>
          <w:lang w:val="pt-BR"/>
        </w:rPr>
        <w:t xml:space="preserve">. Disponível em: </w:t>
      </w:r>
      <w:r w:rsidR="00A565FC">
        <w:rPr>
          <w:lang w:val="pt-BR"/>
        </w:rPr>
        <w:t>&lt;</w:t>
      </w:r>
      <w:hyperlink r:id="rId21" w:history="1">
        <w:r w:rsidR="00A565FC" w:rsidRPr="00A565FC">
          <w:rPr>
            <w:rStyle w:val="Hyperlink"/>
            <w:color w:val="auto"/>
            <w:u w:val="none"/>
            <w:lang w:val="pt-BR"/>
          </w:rPr>
          <w:t>https://www.significados.com.br/kinect/</w:t>
        </w:r>
      </w:hyperlink>
      <w:r w:rsidR="00A565FC">
        <w:rPr>
          <w:lang w:val="pt-BR"/>
        </w:rPr>
        <w:t>&gt;</w:t>
      </w:r>
      <w:r w:rsidR="006E1839">
        <w:rPr>
          <w:lang w:val="pt-BR"/>
        </w:rPr>
        <w:t>. Acessado em</w:t>
      </w:r>
      <w:r w:rsidR="00A565FC">
        <w:rPr>
          <w:lang w:val="pt-BR"/>
        </w:rPr>
        <w:t xml:space="preserve"> 24 de outubro de 2018.</w:t>
      </w:r>
    </w:p>
    <w:p w14:paraId="42641555" w14:textId="77777777" w:rsidR="00D14A63" w:rsidRDefault="00D14A63" w:rsidP="00B31AA1">
      <w:pPr>
        <w:jc w:val="left"/>
        <w:rPr>
          <w:lang w:val="pt-BR"/>
        </w:rPr>
      </w:pPr>
    </w:p>
    <w:p w14:paraId="01151F83" w14:textId="7F63BBE6" w:rsidR="00D14A63" w:rsidRPr="00A14447" w:rsidRDefault="002C7205" w:rsidP="00D14A63">
      <w:pPr>
        <w:pStyle w:val="Rodap"/>
        <w:jc w:val="both"/>
        <w:rPr>
          <w:lang w:val="pt-BR"/>
        </w:rPr>
      </w:pPr>
      <w:r>
        <w:rPr>
          <w:lang w:val="pt-BR"/>
        </w:rPr>
        <w:t>SIQUEIRA</w:t>
      </w:r>
      <w:r w:rsidR="00D14A63">
        <w:rPr>
          <w:lang w:val="pt-BR"/>
        </w:rPr>
        <w:t xml:space="preserve">, </w:t>
      </w:r>
      <w:r w:rsidR="005F0506">
        <w:rPr>
          <w:lang w:val="pt-BR"/>
        </w:rPr>
        <w:t xml:space="preserve">Renato. </w:t>
      </w:r>
      <w:r w:rsidR="00A14447" w:rsidRPr="00A14447">
        <w:rPr>
          <w:b/>
          <w:lang w:val="pt-BR"/>
        </w:rPr>
        <w:t xml:space="preserve">Xbox 360 </w:t>
      </w:r>
      <w:proofErr w:type="spellStart"/>
      <w:r w:rsidR="00A14447" w:rsidRPr="00A14447">
        <w:rPr>
          <w:b/>
          <w:lang w:val="pt-BR"/>
        </w:rPr>
        <w:t>Slim</w:t>
      </w:r>
      <w:proofErr w:type="spellEnd"/>
      <w:r w:rsidR="00A14447" w:rsidRPr="00A14447">
        <w:rPr>
          <w:b/>
          <w:lang w:val="pt-BR"/>
        </w:rPr>
        <w:t xml:space="preserve"> e Kinect chegam </w:t>
      </w:r>
      <w:proofErr w:type="gramStart"/>
      <w:r w:rsidR="00A14447" w:rsidRPr="00A14447">
        <w:rPr>
          <w:b/>
          <w:lang w:val="pt-BR"/>
        </w:rPr>
        <w:t>hoje!</w:t>
      </w:r>
      <w:r w:rsidR="00A14447" w:rsidRPr="00A14447">
        <w:rPr>
          <w:lang w:val="pt-BR"/>
        </w:rPr>
        <w:t>.</w:t>
      </w:r>
      <w:proofErr w:type="gramEnd"/>
      <w:r w:rsidR="00A14447">
        <w:rPr>
          <w:lang w:val="pt-BR"/>
        </w:rPr>
        <w:t xml:space="preserve"> </w:t>
      </w:r>
    </w:p>
    <w:p w14:paraId="2198033B" w14:textId="5FC0C367" w:rsidR="00D14A63" w:rsidRPr="00EE3688" w:rsidRDefault="00D14A63" w:rsidP="00D14A63">
      <w:pPr>
        <w:pStyle w:val="Rodap"/>
        <w:jc w:val="both"/>
        <w:rPr>
          <w:lang w:val="pt-BR"/>
        </w:rPr>
      </w:pPr>
      <w:r w:rsidRPr="00EE3688">
        <w:rPr>
          <w:rFonts w:ascii="Trebuchet MS" w:hAnsi="Trebuchet MS"/>
          <w:color w:val="393939"/>
          <w:sz w:val="20"/>
          <w:szCs w:val="20"/>
          <w:shd w:val="clear" w:color="auto" w:fill="FFFFFF"/>
          <w:lang w:val="pt-BR"/>
        </w:rPr>
        <w:t>Disponível em</w:t>
      </w:r>
      <w:r w:rsidRPr="00172794">
        <w:rPr>
          <w:rFonts w:ascii="Trebuchet MS" w:hAnsi="Trebuchet MS"/>
          <w:sz w:val="20"/>
          <w:szCs w:val="20"/>
          <w:shd w:val="clear" w:color="auto" w:fill="FFFFFF"/>
          <w:lang w:val="pt-BR"/>
        </w:rPr>
        <w:t>: </w:t>
      </w:r>
      <w:hyperlink r:id="rId22" w:history="1">
        <w:r w:rsidRPr="00172794">
          <w:rPr>
            <w:rStyle w:val="Hyperlink"/>
            <w:color w:val="auto"/>
            <w:u w:val="none"/>
            <w:lang w:val="pt-BR"/>
          </w:rPr>
          <w:t>https://penpas.com.br/2010/11/18/xbox-360-slim-e-kinect-chegam-hoje/</w:t>
        </w:r>
      </w:hyperlink>
      <w:r>
        <w:rPr>
          <w:lang w:val="pt-BR"/>
        </w:rPr>
        <w:t xml:space="preserve"> </w:t>
      </w:r>
      <w:r w:rsidRPr="00EE3688">
        <w:rPr>
          <w:rFonts w:ascii="Trebuchet MS" w:hAnsi="Trebuchet MS"/>
          <w:color w:val="393939"/>
          <w:sz w:val="20"/>
          <w:szCs w:val="20"/>
          <w:shd w:val="clear" w:color="auto" w:fill="FFFFFF"/>
          <w:lang w:val="pt-BR"/>
        </w:rPr>
        <w:t>Acesso em</w:t>
      </w:r>
      <w:r>
        <w:rPr>
          <w:rFonts w:ascii="Trebuchet MS" w:hAnsi="Trebuchet MS"/>
          <w:color w:val="393939"/>
          <w:sz w:val="20"/>
          <w:szCs w:val="20"/>
          <w:shd w:val="clear" w:color="auto" w:fill="FFFFFF"/>
          <w:lang w:val="pt-BR"/>
        </w:rPr>
        <w:t>: out. 2018.</w:t>
      </w:r>
    </w:p>
    <w:p w14:paraId="51695A79" w14:textId="3E0359C7" w:rsidR="002C7205" w:rsidRDefault="002C7205" w:rsidP="00B31AA1">
      <w:pPr>
        <w:jc w:val="left"/>
        <w:rPr>
          <w:lang w:val="pt-BR"/>
        </w:rPr>
      </w:pPr>
    </w:p>
    <w:p w14:paraId="33766C38" w14:textId="1F917F0E" w:rsidR="004D4C15" w:rsidRPr="000B34E4" w:rsidRDefault="000A7782" w:rsidP="00EB63A6">
      <w:pPr>
        <w:pStyle w:val="Rodap"/>
        <w:jc w:val="both"/>
        <w:rPr>
          <w:lang w:val="pt-BR"/>
        </w:rPr>
      </w:pPr>
      <w:r w:rsidRPr="000B34E4">
        <w:rPr>
          <w:rFonts w:ascii="Trebuchet MS" w:hAnsi="Trebuchet MS"/>
          <w:sz w:val="20"/>
          <w:szCs w:val="20"/>
          <w:shd w:val="clear" w:color="auto" w:fill="FFFFFF"/>
          <w:lang w:val="pt-BR"/>
        </w:rPr>
        <w:t xml:space="preserve">SILVA, </w:t>
      </w:r>
      <w:r w:rsidR="00EB63A6" w:rsidRPr="000B34E4">
        <w:rPr>
          <w:rFonts w:ascii="Trebuchet MS" w:hAnsi="Trebuchet MS"/>
          <w:sz w:val="20"/>
          <w:szCs w:val="20"/>
          <w:shd w:val="clear" w:color="auto" w:fill="FFFFFF"/>
          <w:lang w:val="pt-BR"/>
        </w:rPr>
        <w:t xml:space="preserve">Vanessa Soares. </w:t>
      </w:r>
      <w:proofErr w:type="spellStart"/>
      <w:r w:rsidR="00EB63A6" w:rsidRPr="000B34E4">
        <w:rPr>
          <w:rFonts w:ascii="Trebuchet MS" w:hAnsi="Trebuchet MS"/>
          <w:b/>
          <w:sz w:val="20"/>
          <w:szCs w:val="20"/>
          <w:shd w:val="clear" w:color="auto" w:fill="FFFFFF"/>
          <w:lang w:val="pt-BR"/>
        </w:rPr>
        <w:t>Toon</w:t>
      </w:r>
      <w:proofErr w:type="spellEnd"/>
      <w:r w:rsidR="00EB63A6" w:rsidRPr="000B34E4">
        <w:rPr>
          <w:rFonts w:ascii="Trebuchet MS" w:hAnsi="Trebuchet MS"/>
          <w:b/>
          <w:sz w:val="20"/>
          <w:szCs w:val="20"/>
          <w:shd w:val="clear" w:color="auto" w:fill="FFFFFF"/>
          <w:lang w:val="pt-BR"/>
        </w:rPr>
        <w:t xml:space="preserve"> </w:t>
      </w:r>
      <w:proofErr w:type="spellStart"/>
      <w:r w:rsidR="00EB63A6" w:rsidRPr="000B34E4">
        <w:rPr>
          <w:rFonts w:ascii="Trebuchet MS" w:hAnsi="Trebuchet MS"/>
          <w:b/>
          <w:sz w:val="20"/>
          <w:szCs w:val="20"/>
          <w:shd w:val="clear" w:color="auto" w:fill="FFFFFF"/>
          <w:lang w:val="pt-BR"/>
        </w:rPr>
        <w:t>Math</w:t>
      </w:r>
      <w:proofErr w:type="spellEnd"/>
      <w:r w:rsidR="00EB63A6" w:rsidRPr="000B34E4">
        <w:rPr>
          <w:rFonts w:ascii="Trebuchet MS" w:hAnsi="Trebuchet MS"/>
          <w:b/>
          <w:sz w:val="20"/>
          <w:szCs w:val="20"/>
          <w:shd w:val="clear" w:color="auto" w:fill="FFFFFF"/>
          <w:lang w:val="pt-BR"/>
        </w:rPr>
        <w:t xml:space="preserve"> </w:t>
      </w:r>
      <w:proofErr w:type="spellStart"/>
      <w:r w:rsidR="00EB63A6" w:rsidRPr="000B34E4">
        <w:rPr>
          <w:rFonts w:ascii="Trebuchet MS" w:hAnsi="Trebuchet MS"/>
          <w:b/>
          <w:sz w:val="20"/>
          <w:szCs w:val="20"/>
          <w:shd w:val="clear" w:color="auto" w:fill="FFFFFF"/>
          <w:lang w:val="pt-BR"/>
        </w:rPr>
        <w:t>Endless</w:t>
      </w:r>
      <w:proofErr w:type="spellEnd"/>
      <w:r w:rsidR="00EB63A6" w:rsidRPr="000B34E4">
        <w:rPr>
          <w:rFonts w:ascii="Trebuchet MS" w:hAnsi="Trebuchet MS"/>
          <w:b/>
          <w:sz w:val="20"/>
          <w:szCs w:val="20"/>
          <w:shd w:val="clear" w:color="auto" w:fill="FFFFFF"/>
          <w:lang w:val="pt-BR"/>
        </w:rPr>
        <w:t xml:space="preserve"> </w:t>
      </w:r>
      <w:proofErr w:type="spellStart"/>
      <w:r w:rsidR="00EB63A6" w:rsidRPr="000B34E4">
        <w:rPr>
          <w:rFonts w:ascii="Trebuchet MS" w:hAnsi="Trebuchet MS"/>
          <w:b/>
          <w:sz w:val="20"/>
          <w:szCs w:val="20"/>
          <w:shd w:val="clear" w:color="auto" w:fill="FFFFFF"/>
          <w:lang w:val="pt-BR"/>
        </w:rPr>
        <w:t>Run</w:t>
      </w:r>
      <w:r w:rsidR="00EB63A6" w:rsidRPr="000B34E4">
        <w:rPr>
          <w:rFonts w:ascii="Trebuchet MS" w:hAnsi="Trebuchet MS"/>
          <w:sz w:val="20"/>
          <w:szCs w:val="20"/>
          <w:shd w:val="clear" w:color="auto" w:fill="FFFFFF"/>
          <w:lang w:val="pt-BR"/>
        </w:rPr>
        <w:t>.</w:t>
      </w:r>
      <w:r w:rsidR="004D4C15" w:rsidRPr="000B34E4">
        <w:rPr>
          <w:rFonts w:ascii="Trebuchet MS" w:hAnsi="Trebuchet MS"/>
          <w:sz w:val="20"/>
          <w:szCs w:val="20"/>
          <w:shd w:val="clear" w:color="auto" w:fill="FFFFFF"/>
          <w:lang w:val="pt-BR"/>
        </w:rPr>
        <w:t>Disponível</w:t>
      </w:r>
      <w:proofErr w:type="spellEnd"/>
      <w:r w:rsidR="004D4C15" w:rsidRPr="000B34E4">
        <w:rPr>
          <w:rFonts w:ascii="Trebuchet MS" w:hAnsi="Trebuchet MS"/>
          <w:sz w:val="20"/>
          <w:szCs w:val="20"/>
          <w:shd w:val="clear" w:color="auto" w:fill="FFFFFF"/>
          <w:lang w:val="pt-BR"/>
        </w:rPr>
        <w:t xml:space="preserve"> em: &lt;https://itunes.apple.com/us/app/toon-math-endless-run/id1179986933?mt=8</w:t>
      </w:r>
      <w:r w:rsidR="004D4C15" w:rsidRPr="000B34E4">
        <w:rPr>
          <w:lang w:val="pt-BR"/>
        </w:rPr>
        <w:t xml:space="preserve"> </w:t>
      </w:r>
      <w:r w:rsidR="004D4C15" w:rsidRPr="000B34E4">
        <w:rPr>
          <w:rFonts w:ascii="Trebuchet MS" w:hAnsi="Trebuchet MS"/>
          <w:sz w:val="20"/>
          <w:szCs w:val="20"/>
          <w:shd w:val="clear" w:color="auto" w:fill="FFFFFF"/>
          <w:lang w:val="pt-BR"/>
        </w:rPr>
        <w:t>Acesso em: out. 2018.</w:t>
      </w:r>
    </w:p>
    <w:p w14:paraId="30129ACB" w14:textId="77777777" w:rsidR="00D14A63" w:rsidRPr="000B34E4" w:rsidRDefault="00D14A63" w:rsidP="00B31AA1">
      <w:pPr>
        <w:jc w:val="left"/>
        <w:rPr>
          <w:lang w:val="pt-BR"/>
        </w:rPr>
      </w:pPr>
    </w:p>
    <w:p w14:paraId="2264C56F" w14:textId="22C12114" w:rsidR="00A565FC" w:rsidRDefault="00A565FC" w:rsidP="00B31AA1">
      <w:pPr>
        <w:jc w:val="left"/>
        <w:rPr>
          <w:lang w:val="pt-BR"/>
        </w:rPr>
      </w:pPr>
    </w:p>
    <w:p w14:paraId="661EBDC0" w14:textId="2E72C600" w:rsidR="201442D5" w:rsidRPr="007B36F2" w:rsidRDefault="0083787E" w:rsidP="00B31AA1">
      <w:pPr>
        <w:jc w:val="left"/>
        <w:rPr>
          <w:lang w:val="pt-BR"/>
        </w:rPr>
      </w:pPr>
      <w:ins w:id="60" w:author="Mauricio Capobianco Lopes" w:date="2018-11-06T15:24:00Z">
        <w:r w:rsidRPr="0083787E">
          <w:rPr>
            <w:noProof/>
          </w:rPr>
          <w:lastRenderedPageBreak/>
          <w:drawing>
            <wp:inline distT="0" distB="0" distL="0" distR="0" wp14:anchorId="7201162D" wp14:editId="3AD0D38F">
              <wp:extent cx="6724650" cy="2735803"/>
              <wp:effectExtent l="0" t="0" r="0" b="7620"/>
              <wp:docPr id="3" name="Imagem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40188" cy="2742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sectPr w:rsidR="201442D5" w:rsidRPr="007B36F2">
      <w:footerReference w:type="default" r:id="rId24"/>
      <w:pgSz w:w="11910" w:h="16840"/>
      <w:pgMar w:top="1701" w:right="1701" w:bottom="1134" w:left="1134" w:header="286" w:footer="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Mauricio Capobianco Lopes" w:date="2018-12-13T23:13:00Z" w:initials="MCL">
    <w:p w14:paraId="3C152BF8" w14:textId="6AF0D6DD" w:rsidR="00722279" w:rsidRPr="00722279" w:rsidRDefault="00722279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22279">
        <w:rPr>
          <w:lang w:val="pt-BR"/>
        </w:rPr>
        <w:t>Não existe parágrafo?</w:t>
      </w:r>
    </w:p>
  </w:comment>
  <w:comment w:id="2" w:author="Mauricio Capobianco Lopes" w:date="2018-12-13T23:21:00Z" w:initials="MCL">
    <w:p w14:paraId="346FC4BC" w14:textId="43CB4E26" w:rsidR="00722279" w:rsidRPr="00722279" w:rsidRDefault="00722279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22279">
        <w:rPr>
          <w:lang w:val="pt-BR"/>
        </w:rPr>
        <w:t>Co</w:t>
      </w:r>
      <w:r>
        <w:rPr>
          <w:lang w:val="pt-BR"/>
        </w:rPr>
        <w:t>rrigir redação nesta frase. Está longa e com pontuação inadequada.</w:t>
      </w:r>
    </w:p>
  </w:comment>
  <w:comment w:id="4" w:author="Mauricio Capobianco Lopes" w:date="2018-12-13T23:22:00Z" w:initials="MCL">
    <w:p w14:paraId="38A8B25F" w14:textId="420582B1" w:rsidR="00722279" w:rsidRPr="00722279" w:rsidRDefault="00722279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22279">
        <w:rPr>
          <w:lang w:val="pt-BR"/>
        </w:rPr>
        <w:t>Faltou fundamentar na bibliografia, l</w:t>
      </w:r>
      <w:r>
        <w:rPr>
          <w:lang w:val="pt-BR"/>
        </w:rPr>
        <w:t>embra?</w:t>
      </w:r>
    </w:p>
  </w:comment>
  <w:comment w:id="5" w:author="Mauricio Capobianco Lopes" w:date="2018-11-05T20:52:00Z" w:initials="MCL">
    <w:p w14:paraId="47323851" w14:textId="4BA26516" w:rsidR="009754AE" w:rsidRPr="009754AE" w:rsidRDefault="009754AE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9754AE">
        <w:rPr>
          <w:lang w:val="pt-BR"/>
        </w:rPr>
        <w:t>É mais de um jogo?</w:t>
      </w:r>
      <w:r>
        <w:annotationRef/>
      </w:r>
    </w:p>
  </w:comment>
  <w:comment w:id="6" w:author="Mauricio Capobianco Lopes" w:date="2018-12-13T23:23:00Z" w:initials="MCL">
    <w:p w14:paraId="5BE13468" w14:textId="078FDE2A" w:rsidR="00BA0A36" w:rsidRPr="00BA0A36" w:rsidRDefault="00BA0A36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BA0A36">
        <w:rPr>
          <w:lang w:val="pt-BR"/>
        </w:rPr>
        <w:t>Não é</w:t>
      </w:r>
      <w:r>
        <w:rPr>
          <w:lang w:val="pt-BR"/>
        </w:rPr>
        <w:t xml:space="preserve"> a palavra mais adequ</w:t>
      </w:r>
      <w:r w:rsidR="00A113A6">
        <w:rPr>
          <w:lang w:val="pt-BR"/>
        </w:rPr>
        <w:t>ada. Poderia ser “desenvolver”, “</w:t>
      </w:r>
      <w:proofErr w:type="gramStart"/>
      <w:r w:rsidR="00A113A6">
        <w:rPr>
          <w:lang w:val="pt-BR"/>
        </w:rPr>
        <w:t>estimular”...</w:t>
      </w:r>
      <w:proofErr w:type="gramEnd"/>
    </w:p>
  </w:comment>
  <w:comment w:id="8" w:author="Mauricio Capobianco Lopes" w:date="2018-11-05T21:18:00Z" w:initials="MCL">
    <w:p w14:paraId="73CC3F36" w14:textId="245E6B80" w:rsidR="00B52E52" w:rsidRPr="009E135C" w:rsidRDefault="00B52E52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9E135C">
        <w:rPr>
          <w:lang w:val="pt-BR"/>
        </w:rPr>
        <w:t>De onde tirara</w:t>
      </w:r>
      <w:r w:rsidR="009E135C" w:rsidRPr="009E135C">
        <w:rPr>
          <w:lang w:val="pt-BR"/>
        </w:rPr>
        <w:t>m? Cadeê o r</w:t>
      </w:r>
      <w:r w:rsidR="009E135C">
        <w:rPr>
          <w:lang w:val="pt-BR"/>
        </w:rPr>
        <w:t>eferencial?</w:t>
      </w:r>
    </w:p>
  </w:comment>
  <w:comment w:id="9" w:author="Milena Naiara Kaschinski" w:date="2018-12-06T21:11:00Z" w:initials="MNK">
    <w:p w14:paraId="31391BAC" w14:textId="77777777" w:rsidR="00621C85" w:rsidRDefault="00621C8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="006A5655" w:rsidRPr="007B36F2">
        <w:rPr>
          <w:lang w:val="pt-BR"/>
        </w:rPr>
        <w:t xml:space="preserve">BRASIL. </w:t>
      </w:r>
      <w:r w:rsidR="006A5655">
        <w:rPr>
          <w:lang w:val="pt-BR"/>
        </w:rPr>
        <w:t>M</w:t>
      </w:r>
      <w:r w:rsidR="006A5655" w:rsidRPr="007B36F2">
        <w:rPr>
          <w:lang w:val="pt-BR"/>
        </w:rPr>
        <w:t xml:space="preserve">inistério da </w:t>
      </w:r>
      <w:r w:rsidR="006A5655">
        <w:rPr>
          <w:lang w:val="pt-BR"/>
        </w:rPr>
        <w:t>E</w:t>
      </w:r>
      <w:r w:rsidR="006A5655" w:rsidRPr="007B36F2">
        <w:rPr>
          <w:lang w:val="pt-BR"/>
        </w:rPr>
        <w:t>ducação. secretaria de educação fundamental</w:t>
      </w:r>
      <w:r w:rsidR="006A5655">
        <w:rPr>
          <w:rStyle w:val="Refdecomentrio"/>
        </w:rPr>
        <w:annotationRef/>
      </w:r>
      <w:r w:rsidR="006A5655">
        <w:rPr>
          <w:rStyle w:val="Refdecomentrio"/>
        </w:rPr>
        <w:annotationRef/>
      </w:r>
      <w:r w:rsidR="006A5655">
        <w:rPr>
          <w:lang w:val="pt-BR"/>
        </w:rPr>
        <w:t xml:space="preserve">. </w:t>
      </w:r>
      <w:r w:rsidR="006A5655">
        <w:rPr>
          <w:b/>
          <w:bCs/>
          <w:lang w:val="pt-BR"/>
        </w:rPr>
        <w:t>p</w:t>
      </w:r>
      <w:r w:rsidR="006A5655" w:rsidRPr="007B36F2">
        <w:rPr>
          <w:b/>
          <w:bCs/>
          <w:lang w:val="pt-BR"/>
        </w:rPr>
        <w:t>arâmetros curriculares nacionais</w:t>
      </w:r>
      <w:r w:rsidR="006A5655" w:rsidRPr="007B36F2">
        <w:rPr>
          <w:lang w:val="pt-BR"/>
        </w:rPr>
        <w:t>: matemática. Brasília: Ministério da Educação, 1997</w:t>
      </w:r>
      <w:r w:rsidR="006A5655">
        <w:rPr>
          <w:lang w:val="pt-BR"/>
        </w:rPr>
        <w:t xml:space="preserve"> </w:t>
      </w:r>
    </w:p>
    <w:p w14:paraId="614A73F4" w14:textId="0A1EE0DE" w:rsidR="006A5655" w:rsidRPr="00052482" w:rsidRDefault="006A5655">
      <w:pPr>
        <w:pStyle w:val="Textodecomentrio"/>
        <w:rPr>
          <w:lang w:val="pt-BR"/>
        </w:rPr>
      </w:pPr>
      <w:r w:rsidRPr="00052482">
        <w:rPr>
          <w:lang w:val="pt-BR"/>
        </w:rPr>
        <w:t>Esta lá nas referencias</w:t>
      </w:r>
    </w:p>
  </w:comment>
  <w:comment w:id="10" w:author="Mauricio Capobianco Lopes" w:date="2018-12-13T23:24:00Z" w:initials="MCL">
    <w:p w14:paraId="354AAEB3" w14:textId="45A2C704" w:rsidR="00A113A6" w:rsidRPr="00A113A6" w:rsidRDefault="00A113A6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A113A6">
        <w:rPr>
          <w:lang w:val="pt-BR"/>
        </w:rPr>
        <w:t>Mas te</w:t>
      </w:r>
      <w:r>
        <w:rPr>
          <w:lang w:val="pt-BR"/>
        </w:rPr>
        <w:t>m que colocar aqui (BRASIL, 1997)</w:t>
      </w:r>
    </w:p>
  </w:comment>
  <w:comment w:id="11" w:author="Mauricio Capobianco Lopes" w:date="2018-11-05T21:19:00Z" w:initials="MCL">
    <w:p w14:paraId="78ED383E" w14:textId="77777777" w:rsidR="009F7170" w:rsidRDefault="009F7170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9F7170">
        <w:rPr>
          <w:lang w:val="pt-BR"/>
        </w:rPr>
        <w:t>Quem falou isso? Cadê a r</w:t>
      </w:r>
      <w:r w:rsidR="00D6450A">
        <w:rPr>
          <w:lang w:val="pt-BR"/>
        </w:rPr>
        <w:t>e</w:t>
      </w:r>
      <w:r>
        <w:rPr>
          <w:lang w:val="pt-BR"/>
        </w:rPr>
        <w:t>ferência?</w:t>
      </w:r>
    </w:p>
    <w:p w14:paraId="1C9A598C" w14:textId="77777777" w:rsidR="00F27F8F" w:rsidRDefault="00F27F8F">
      <w:pPr>
        <w:pStyle w:val="Textodecomentrio"/>
        <w:rPr>
          <w:lang w:val="pt-BR"/>
        </w:rPr>
      </w:pPr>
    </w:p>
    <w:p w14:paraId="17339B6D" w14:textId="6C642B89" w:rsidR="00F27F8F" w:rsidRPr="009F7170" w:rsidRDefault="00F27F8F">
      <w:pPr>
        <w:pStyle w:val="Textodecomentrio"/>
        <w:rPr>
          <w:lang w:val="pt-BR"/>
        </w:rPr>
      </w:pPr>
      <w:r>
        <w:rPr>
          <w:lang w:val="pt-BR"/>
        </w:rPr>
        <w:t xml:space="preserve">Vocês poderiam trazer autores que falem sobre como trabalhar as operações matemáticas nos anos iniciais. Procurem no Google Acadêmico ou no </w:t>
      </w:r>
      <w:r w:rsidR="001E05D8">
        <w:rPr>
          <w:lang w:val="pt-BR"/>
        </w:rPr>
        <w:t>Portal de Periódicos da CAPES ou no Scielo ou IBICT</w:t>
      </w:r>
      <w:r w:rsidR="003F2508">
        <w:rPr>
          <w:lang w:val="pt-BR"/>
        </w:rPr>
        <w:t>.</w:t>
      </w:r>
    </w:p>
  </w:comment>
  <w:comment w:id="12" w:author="Mauricio Capobianco Lopes" w:date="2018-12-13T23:34:00Z" w:initials="MCL">
    <w:p w14:paraId="62F803BF" w14:textId="549B9A32" w:rsidR="00183C2E" w:rsidRPr="00183C2E" w:rsidRDefault="00183C2E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183C2E">
        <w:rPr>
          <w:lang w:val="pt-BR"/>
        </w:rPr>
        <w:t>Cadê?</w:t>
      </w:r>
    </w:p>
  </w:comment>
  <w:comment w:id="14" w:author="Mauricio Capobianco Lopes" w:date="2018-11-05T21:20:00Z" w:initials="MCL">
    <w:p w14:paraId="23AFB676" w14:textId="77777777" w:rsidR="008D43D9" w:rsidRPr="0083787E" w:rsidRDefault="00D37CD7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83787E">
        <w:rPr>
          <w:lang w:val="pt-BR"/>
        </w:rPr>
        <w:t>Evitem superlativos.</w:t>
      </w:r>
    </w:p>
  </w:comment>
  <w:comment w:id="15" w:author="Mauricio Capobianco Lopes" w:date="2018-12-13T23:34:00Z" w:initials="MCL">
    <w:p w14:paraId="707745BB" w14:textId="287198E7" w:rsidR="00183C2E" w:rsidRPr="00183C2E" w:rsidRDefault="00183C2E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183C2E">
        <w:rPr>
          <w:lang w:val="pt-BR"/>
        </w:rPr>
        <w:t>Não se c</w:t>
      </w:r>
      <w:r>
        <w:rPr>
          <w:lang w:val="pt-BR"/>
        </w:rPr>
        <w:t>omeça frase com “E”</w:t>
      </w:r>
    </w:p>
  </w:comment>
  <w:comment w:id="16" w:author="Mauricio Capobianco Lopes" w:date="2018-11-05T21:20:00Z" w:initials="MCL">
    <w:p w14:paraId="7A7A7DF5" w14:textId="2F420467" w:rsidR="004E753A" w:rsidRPr="007E054A" w:rsidRDefault="004E753A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7E054A">
        <w:rPr>
          <w:lang w:val="pt-BR"/>
        </w:rPr>
        <w:t xml:space="preserve">Percebem </w:t>
      </w:r>
      <w:r w:rsidR="007E054A" w:rsidRPr="007E054A">
        <w:rPr>
          <w:lang w:val="pt-BR"/>
        </w:rPr>
        <w:t>que em três frases s</w:t>
      </w:r>
      <w:r w:rsidR="007E054A">
        <w:rPr>
          <w:lang w:val="pt-BR"/>
        </w:rPr>
        <w:t xml:space="preserve">eguidas usaram a palavra importante ou suas derivações? </w:t>
      </w:r>
      <w:r w:rsidR="000F5E59">
        <w:rPr>
          <w:lang w:val="pt-BR"/>
        </w:rPr>
        <w:t xml:space="preserve">Não é </w:t>
      </w:r>
      <w:r w:rsidR="008941DF">
        <w:rPr>
          <w:lang w:val="pt-BR"/>
        </w:rPr>
        <w:t>uma boa redação científica, ok?</w:t>
      </w:r>
      <w:r>
        <w:annotationRef/>
      </w:r>
    </w:p>
  </w:comment>
  <w:comment w:id="17" w:author="Mauricio Capobianco Lopes" w:date="2018-12-13T23:35:00Z" w:initials="MCL">
    <w:p w14:paraId="29039E4D" w14:textId="725BC046" w:rsidR="00183C2E" w:rsidRPr="00183C2E" w:rsidRDefault="00183C2E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183C2E">
        <w:rPr>
          <w:lang w:val="pt-BR"/>
        </w:rPr>
        <w:t>A seção é de fu</w:t>
      </w:r>
      <w:r>
        <w:rPr>
          <w:lang w:val="pt-BR"/>
        </w:rPr>
        <w:t>ndamentação teórica, então precisa ter autores, percebem?</w:t>
      </w:r>
    </w:p>
  </w:comment>
  <w:comment w:id="18" w:author="Mauricio Capobianco Lopes" w:date="2018-11-05T21:32:00Z" w:initials="MCL">
    <w:p w14:paraId="21DF8817" w14:textId="5EFB7622" w:rsidR="00413F1E" w:rsidRPr="00413F1E" w:rsidRDefault="00413F1E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413F1E">
        <w:rPr>
          <w:lang w:val="pt-BR"/>
        </w:rPr>
        <w:t>Pod</w:t>
      </w:r>
      <w:r>
        <w:rPr>
          <w:lang w:val="pt-BR"/>
        </w:rPr>
        <w:t>em trazer uma bibliografia mais atualizada sobre o uso de jogos em sala de aula especificamente usando o Kinect.</w:t>
      </w:r>
    </w:p>
  </w:comment>
  <w:comment w:id="19" w:author="Ana Claudia da Silva Rutzen" w:date="2018-12-05T09:32:00Z" w:initials="ACdSR">
    <w:p w14:paraId="08F57976" w14:textId="77777777" w:rsidR="00BD143A" w:rsidRPr="00181117" w:rsidRDefault="00BD143A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181117">
        <w:rPr>
          <w:lang w:val="pt-BR"/>
        </w:rPr>
        <w:t xml:space="preserve">Não </w:t>
      </w:r>
      <w:proofErr w:type="gramStart"/>
      <w:r w:rsidRPr="00181117">
        <w:rPr>
          <w:lang w:val="pt-BR"/>
        </w:rPr>
        <w:t>achei..</w:t>
      </w:r>
      <w:proofErr w:type="gramEnd"/>
      <w:r w:rsidRPr="00181117">
        <w:rPr>
          <w:lang w:val="pt-BR"/>
        </w:rPr>
        <w:t xml:space="preserve"> </w:t>
      </w:r>
    </w:p>
    <w:p w14:paraId="258E9EBF" w14:textId="5AE471FA" w:rsidR="00BD143A" w:rsidRPr="00181117" w:rsidRDefault="00BD143A">
      <w:pPr>
        <w:pStyle w:val="Textodecomentrio"/>
        <w:rPr>
          <w:lang w:val="pt-BR"/>
        </w:rPr>
      </w:pPr>
    </w:p>
  </w:comment>
  <w:comment w:id="20" w:author="Ana Claudia da Silva Rutzen" w:date="2018-12-07T09:14:00Z" w:initials="ACdSR">
    <w:p w14:paraId="5860EB5B" w14:textId="77777777" w:rsidR="00C17655" w:rsidRDefault="00C1765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C17655">
        <w:rPr>
          <w:lang w:val="pt-BR"/>
        </w:rPr>
        <w:t>C</w:t>
      </w:r>
      <w:r>
        <w:rPr>
          <w:lang w:val="pt-BR"/>
        </w:rPr>
        <w:t>omo poderia procurar?</w:t>
      </w:r>
    </w:p>
    <w:p w14:paraId="283247DE" w14:textId="31E279A1" w:rsidR="00C17655" w:rsidRPr="00C17655" w:rsidRDefault="00C17655">
      <w:pPr>
        <w:pStyle w:val="Textodecomentrio"/>
        <w:rPr>
          <w:lang w:val="pt-BR"/>
        </w:rPr>
      </w:pPr>
    </w:p>
  </w:comment>
  <w:comment w:id="21" w:author="Mauricio Capobianco Lopes" w:date="2018-12-13T23:36:00Z" w:initials="MCL">
    <w:p w14:paraId="44EC244E" w14:textId="498EDD8E" w:rsidR="00183C2E" w:rsidRPr="00183C2E" w:rsidRDefault="00183C2E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183C2E">
        <w:rPr>
          <w:lang w:val="pt-BR"/>
        </w:rPr>
        <w:t>Por exemplo: https://scholar.google.com.br/scholar?hl=pt-BR&amp;as_sdt=0%2C5&amp;q=kinect+educa%C3%A7%C3%A3o&amp;btnG=</w:t>
      </w:r>
    </w:p>
  </w:comment>
  <w:comment w:id="42" w:author="Mauricio Capobianco Lopes" w:date="2018-11-05T21:26:00Z" w:initials="MCL">
    <w:p w14:paraId="7313C176" w14:textId="6DEA851F" w:rsidR="00A21493" w:rsidRPr="00A21493" w:rsidRDefault="00A21493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A21493">
        <w:rPr>
          <w:lang w:val="pt-BR"/>
        </w:rPr>
        <w:t>Qual o sentido dessa figura s</w:t>
      </w:r>
      <w:r>
        <w:rPr>
          <w:lang w:val="pt-BR"/>
        </w:rPr>
        <w:t>e não há referência a ela no texto. Como coloco uma ilustração em um texto seguindo a ABNT?</w:t>
      </w:r>
    </w:p>
  </w:comment>
  <w:comment w:id="43" w:author="Mauricio Capobianco Lopes" w:date="2018-12-13T23:37:00Z" w:initials="MCL">
    <w:p w14:paraId="08D66D20" w14:textId="2A88D910" w:rsidR="00183C2E" w:rsidRPr="00183C2E" w:rsidRDefault="00183C2E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183C2E">
        <w:rPr>
          <w:lang w:val="pt-BR"/>
        </w:rPr>
        <w:t>Nã</w:t>
      </w:r>
      <w:r>
        <w:rPr>
          <w:lang w:val="pt-BR"/>
        </w:rPr>
        <w:t>o fizeram!</w:t>
      </w:r>
    </w:p>
  </w:comment>
  <w:comment w:id="44" w:author="Mauricio Capobianco Lopes" w:date="2018-12-13T23:38:00Z" w:initials="MCL">
    <w:p w14:paraId="5EFC1268" w14:textId="7BB6DA08" w:rsidR="00183C2E" w:rsidRPr="00183C2E" w:rsidRDefault="00183C2E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183C2E">
        <w:rPr>
          <w:lang w:val="pt-BR"/>
        </w:rPr>
        <w:t>Ve</w:t>
      </w:r>
      <w:r>
        <w:rPr>
          <w:lang w:val="pt-BR"/>
        </w:rPr>
        <w:t>r como fazer segundo a ABNT</w:t>
      </w:r>
    </w:p>
  </w:comment>
  <w:comment w:id="45" w:author="Mauricio Capobianco Lopes" w:date="2018-12-13T23:38:00Z" w:initials="MCL">
    <w:p w14:paraId="30D754C7" w14:textId="63B819A7" w:rsidR="00183C2E" w:rsidRPr="00183C2E" w:rsidRDefault="00183C2E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183C2E">
        <w:rPr>
          <w:lang w:val="pt-BR"/>
        </w:rPr>
        <w:t>For</w:t>
      </w:r>
      <w:r>
        <w:rPr>
          <w:lang w:val="pt-BR"/>
        </w:rPr>
        <w:t>mato?</w:t>
      </w:r>
    </w:p>
  </w:comment>
  <w:comment w:id="46" w:author="Mauricio Capobianco Lopes" w:date="2018-11-05T21:34:00Z" w:initials="MCL">
    <w:p w14:paraId="56B6845D" w14:textId="7C2FB505" w:rsidR="00985DEB" w:rsidRPr="00985DEB" w:rsidRDefault="00985DEB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985DEB">
        <w:rPr>
          <w:lang w:val="pt-BR"/>
        </w:rPr>
        <w:t>O que quer d</w:t>
      </w:r>
      <w:r>
        <w:rPr>
          <w:lang w:val="pt-BR"/>
        </w:rPr>
        <w:t>izer?</w:t>
      </w:r>
    </w:p>
  </w:comment>
  <w:comment w:id="47" w:author="Mauricio Capobianco Lopes" w:date="2018-11-05T21:33:00Z" w:initials="MCL">
    <w:p w14:paraId="4F386E14" w14:textId="035B0AB5" w:rsidR="00985DEB" w:rsidRPr="00985DEB" w:rsidRDefault="00985DEB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985DEB">
        <w:rPr>
          <w:lang w:val="pt-BR"/>
        </w:rPr>
        <w:t>Como? Podem sugerir alguma atividade?</w:t>
      </w:r>
    </w:p>
  </w:comment>
  <w:comment w:id="48" w:author="Milena Naiara Kaschinski" w:date="2018-12-06T21:07:00Z" w:initials="MNK">
    <w:p w14:paraId="7918FD91" w14:textId="77777777" w:rsidR="00B31139" w:rsidRPr="00052482" w:rsidRDefault="00B31139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="007E41B0" w:rsidRPr="00052482">
        <w:rPr>
          <w:lang w:val="pt-BR"/>
        </w:rPr>
        <w:t>Um</w:t>
      </w:r>
      <w:r w:rsidR="002D0115" w:rsidRPr="00052482">
        <w:rPr>
          <w:lang w:val="pt-BR"/>
        </w:rPr>
        <w:t xml:space="preserve"> jogo </w:t>
      </w:r>
      <w:r w:rsidR="0069469B" w:rsidRPr="00052482">
        <w:rPr>
          <w:lang w:val="pt-BR"/>
        </w:rPr>
        <w:t xml:space="preserve">com as operações basicas </w:t>
      </w:r>
      <w:r w:rsidR="008C3152" w:rsidRPr="00052482">
        <w:rPr>
          <w:lang w:val="pt-BR"/>
        </w:rPr>
        <w:t xml:space="preserve">por exemplo. </w:t>
      </w:r>
      <w:r w:rsidR="00556296" w:rsidRPr="00052482">
        <w:rPr>
          <w:lang w:val="pt-BR"/>
        </w:rPr>
        <w:t xml:space="preserve">Com isso ela conseguirá perceber no que </w:t>
      </w:r>
      <w:proofErr w:type="gramStart"/>
      <w:r w:rsidR="00556296" w:rsidRPr="00052482">
        <w:rPr>
          <w:lang w:val="pt-BR"/>
        </w:rPr>
        <w:t>seus alunos te</w:t>
      </w:r>
      <w:bookmarkStart w:id="50" w:name="_GoBack"/>
      <w:bookmarkEnd w:id="50"/>
      <w:r w:rsidR="00556296" w:rsidRPr="00052482">
        <w:rPr>
          <w:lang w:val="pt-BR"/>
        </w:rPr>
        <w:t>m</w:t>
      </w:r>
      <w:proofErr w:type="gramEnd"/>
      <w:r w:rsidR="00556296" w:rsidRPr="00052482">
        <w:rPr>
          <w:lang w:val="pt-BR"/>
        </w:rPr>
        <w:t xml:space="preserve"> mais dificuldades;</w:t>
      </w:r>
    </w:p>
    <w:p w14:paraId="63D0BF56" w14:textId="6FD92979" w:rsidR="00556296" w:rsidRPr="00052482" w:rsidRDefault="00556296">
      <w:pPr>
        <w:pStyle w:val="Textodecomentrio"/>
        <w:rPr>
          <w:lang w:val="pt-BR"/>
        </w:rPr>
      </w:pPr>
    </w:p>
  </w:comment>
  <w:comment w:id="49" w:author="Milena Naiara Kaschinski" w:date="2018-12-06T21:08:00Z" w:initials="MNK">
    <w:p w14:paraId="4EC49232" w14:textId="66295F01" w:rsidR="00556296" w:rsidRPr="00052482" w:rsidRDefault="00556296">
      <w:pPr>
        <w:pStyle w:val="Textodecomentrio"/>
        <w:rPr>
          <w:lang w:val="pt-BR"/>
        </w:rPr>
      </w:pPr>
      <w:r>
        <w:rPr>
          <w:rStyle w:val="Refdecomentrio"/>
        </w:rPr>
        <w:annotationRef/>
      </w:r>
    </w:p>
  </w:comment>
  <w:comment w:id="51" w:author="Mauricio Capobianco Lopes" w:date="2018-11-05T21:34:00Z" w:initials="MCL">
    <w:p w14:paraId="1B318F73" w14:textId="0A680A69" w:rsidR="00436CE3" w:rsidRPr="00436CE3" w:rsidRDefault="00436CE3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436CE3">
        <w:rPr>
          <w:lang w:val="pt-BR"/>
        </w:rPr>
        <w:t>Ou seja, instruc</w:t>
      </w:r>
      <w:r>
        <w:rPr>
          <w:lang w:val="pt-BR"/>
        </w:rPr>
        <w:t>i</w:t>
      </w:r>
      <w:r w:rsidRPr="00436CE3">
        <w:rPr>
          <w:lang w:val="pt-BR"/>
        </w:rPr>
        <w:t>onal, mecânico, tradicional, é</w:t>
      </w:r>
      <w:r>
        <w:rPr>
          <w:lang w:val="pt-BR"/>
        </w:rPr>
        <w:t xml:space="preserve"> isso?</w:t>
      </w:r>
    </w:p>
  </w:comment>
  <w:comment w:id="52" w:author="Milena Naiara Kaschinski" w:date="2018-12-09T19:59:00Z" w:initials="MNK">
    <w:p w14:paraId="0D9B253F" w14:textId="13F0A207" w:rsidR="00DF5358" w:rsidRPr="00EA3A79" w:rsidRDefault="00DF5358">
      <w:pPr>
        <w:pStyle w:val="Textodecomentrio"/>
        <w:rPr>
          <w:lang w:val="pt-BR"/>
        </w:rPr>
      </w:pPr>
      <w:r>
        <w:rPr>
          <w:rStyle w:val="Refdecomentrio"/>
        </w:rPr>
        <w:annotationRef/>
      </w:r>
    </w:p>
  </w:comment>
  <w:comment w:id="53" w:author="Milena Naiara Kaschinski" w:date="2018-12-09T19:59:00Z" w:initials="MNK">
    <w:p w14:paraId="05E79F70" w14:textId="77777777" w:rsidR="00DF5358" w:rsidRPr="00EA3A79" w:rsidRDefault="00DF5358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EA3A79">
        <w:rPr>
          <w:lang w:val="pt-BR"/>
        </w:rPr>
        <w:t>No primeiro momento sim.</w:t>
      </w:r>
    </w:p>
    <w:p w14:paraId="1184AC9B" w14:textId="7EA7C96F" w:rsidR="00DF5358" w:rsidRPr="00EA3A79" w:rsidRDefault="00DF5358">
      <w:pPr>
        <w:pStyle w:val="Textodecomentrio"/>
        <w:rPr>
          <w:lang w:val="pt-BR"/>
        </w:rPr>
      </w:pPr>
    </w:p>
  </w:comment>
  <w:comment w:id="54" w:author="Milena Naiara Kaschinski" w:date="2018-12-09T19:59:00Z" w:initials="MNK">
    <w:p w14:paraId="21DC45C2" w14:textId="1A6CF48D" w:rsidR="00DF5358" w:rsidRPr="00EA3A79" w:rsidRDefault="00DF5358">
      <w:pPr>
        <w:pStyle w:val="Textodecomentrio"/>
        <w:rPr>
          <w:lang w:val="pt-BR"/>
        </w:rPr>
      </w:pPr>
      <w:r>
        <w:rPr>
          <w:rStyle w:val="Refdecomentrio"/>
        </w:rPr>
        <w:annotationRef/>
      </w:r>
    </w:p>
  </w:comment>
  <w:comment w:id="55" w:author="Mauricio Capobianco Lopes" w:date="2018-11-05T21:35:00Z" w:initials="MCL">
    <w:p w14:paraId="76664C2F" w14:textId="00CA7B7F" w:rsidR="000875B9" w:rsidRPr="0083787E" w:rsidRDefault="000875B9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83787E">
        <w:rPr>
          <w:lang w:val="pt-BR"/>
        </w:rPr>
        <w:t>Como?</w:t>
      </w:r>
    </w:p>
  </w:comment>
  <w:comment w:id="57" w:author="Mauricio Capobianco Lopes" w:date="2018-11-05T21:37:00Z" w:initials="MCL">
    <w:p w14:paraId="33AD899D" w14:textId="517C1E9C" w:rsidR="00981D85" w:rsidRPr="00981D85" w:rsidRDefault="00981D85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981D85">
        <w:rPr>
          <w:lang w:val="pt-BR"/>
        </w:rPr>
        <w:t>No</w:t>
      </w:r>
      <w:r>
        <w:rPr>
          <w:lang w:val="pt-BR"/>
        </w:rPr>
        <w:t>tem que o trabalho de vocês tem duas referências</w:t>
      </w:r>
      <w:r w:rsidR="00995534">
        <w:rPr>
          <w:lang w:val="pt-BR"/>
        </w:rPr>
        <w:t xml:space="preserve"> e vários temas</w:t>
      </w:r>
      <w:r>
        <w:rPr>
          <w:lang w:val="pt-BR"/>
        </w:rPr>
        <w:t>. É insuficiente.</w:t>
      </w:r>
    </w:p>
  </w:comment>
  <w:comment w:id="58" w:author="Mauricio Capobianco Lopes" w:date="2018-11-05T21:37:00Z" w:initials="MCL">
    <w:p w14:paraId="0B281E92" w14:textId="3DF3126F" w:rsidR="000875B9" w:rsidRPr="00981D85" w:rsidRDefault="000875B9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981D85">
        <w:rPr>
          <w:lang w:val="pt-BR"/>
        </w:rPr>
        <w:t>Sem caixa alta</w:t>
      </w:r>
    </w:p>
  </w:comment>
  <w:comment w:id="59" w:author="Milena Naiara Kaschinski" w:date="2018-12-06T21:00:00Z" w:initials="MNK">
    <w:p w14:paraId="6D0420F5" w14:textId="527136FC" w:rsidR="00746097" w:rsidRDefault="00746097">
      <w:pPr>
        <w:pStyle w:val="Textodecomentrio"/>
      </w:pPr>
      <w:r>
        <w:rPr>
          <w:rStyle w:val="Refdecoment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C152BF8" w15:done="0"/>
  <w15:commentEx w15:paraId="346FC4BC" w15:done="0"/>
  <w15:commentEx w15:paraId="38A8B25F" w15:done="0"/>
  <w15:commentEx w15:paraId="47323851" w15:done="1"/>
  <w15:commentEx w15:paraId="5BE13468" w15:done="0"/>
  <w15:commentEx w15:paraId="73CC3F36" w15:done="0"/>
  <w15:commentEx w15:paraId="614A73F4" w15:paraIdParent="73CC3F36" w15:done="0"/>
  <w15:commentEx w15:paraId="354AAEB3" w15:paraIdParent="73CC3F36" w15:done="0"/>
  <w15:commentEx w15:paraId="17339B6D" w15:done="0"/>
  <w15:commentEx w15:paraId="62F803BF" w15:paraIdParent="17339B6D" w15:done="0"/>
  <w15:commentEx w15:paraId="23AFB676" w15:done="0"/>
  <w15:commentEx w15:paraId="707745BB" w15:done="0"/>
  <w15:commentEx w15:paraId="7A7A7DF5" w15:done="1"/>
  <w15:commentEx w15:paraId="29039E4D" w15:done="0"/>
  <w15:commentEx w15:paraId="21DF8817" w15:done="0"/>
  <w15:commentEx w15:paraId="258E9EBF" w15:paraIdParent="21DF8817" w15:done="0"/>
  <w15:commentEx w15:paraId="283247DE" w15:paraIdParent="21DF8817" w15:done="0"/>
  <w15:commentEx w15:paraId="44EC244E" w15:paraIdParent="21DF8817" w15:done="0"/>
  <w15:commentEx w15:paraId="7313C176" w15:done="0"/>
  <w15:commentEx w15:paraId="08D66D20" w15:paraIdParent="7313C176" w15:done="0"/>
  <w15:commentEx w15:paraId="5EFC1268" w15:done="0"/>
  <w15:commentEx w15:paraId="30D754C7" w15:done="0"/>
  <w15:commentEx w15:paraId="56B6845D" w15:done="1"/>
  <w15:commentEx w15:paraId="4F386E14" w15:done="0"/>
  <w15:commentEx w15:paraId="63D0BF56" w15:paraIdParent="4F386E14" w15:done="0"/>
  <w15:commentEx w15:paraId="4EC49232" w15:paraIdParent="4F386E14" w15:done="0"/>
  <w15:commentEx w15:paraId="1B318F73" w15:done="0"/>
  <w15:commentEx w15:paraId="0D9B253F" w15:paraIdParent="1B318F73" w15:done="0"/>
  <w15:commentEx w15:paraId="1184AC9B" w15:paraIdParent="1B318F73" w15:done="0"/>
  <w15:commentEx w15:paraId="21DC45C2" w15:paraIdParent="1B318F73" w15:done="0"/>
  <w15:commentEx w15:paraId="76664C2F" w15:done="1"/>
  <w15:commentEx w15:paraId="33AD899D" w15:done="0"/>
  <w15:commentEx w15:paraId="0B281E92" w15:done="1"/>
  <w15:commentEx w15:paraId="6D0420F5" w15:paraIdParent="0B281E92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C152BF8" w16cid:durableId="1FBD6628"/>
  <w16cid:commentId w16cid:paraId="346FC4BC" w16cid:durableId="1FBD67EC"/>
  <w16cid:commentId w16cid:paraId="38A8B25F" w16cid:durableId="1FBD683D"/>
  <w16cid:commentId w16cid:paraId="47323851" w16cid:durableId="1F8B2BFE"/>
  <w16cid:commentId w16cid:paraId="5BE13468" w16cid:durableId="1FBD686D"/>
  <w16cid:commentId w16cid:paraId="73CC3F36" w16cid:durableId="1F8B321B"/>
  <w16cid:commentId w16cid:paraId="614A73F4" w16cid:durableId="1FB40F0C"/>
  <w16cid:commentId w16cid:paraId="354AAEB3" w16cid:durableId="1FBD689C"/>
  <w16cid:commentId w16cid:paraId="17339B6D" w16cid:durableId="1F8B326D"/>
  <w16cid:commentId w16cid:paraId="62F803BF" w16cid:durableId="1FBD6AFE"/>
  <w16cid:commentId w16cid:paraId="23AFB676" w16cid:durableId="1FB89CFE"/>
  <w16cid:commentId w16cid:paraId="707745BB" w16cid:durableId="1FBD6B0C"/>
  <w16cid:commentId w16cid:paraId="7A7A7DF5" w16cid:durableId="1F8B32A9"/>
  <w16cid:commentId w16cid:paraId="29039E4D" w16cid:durableId="1FBD6B35"/>
  <w16cid:commentId w16cid:paraId="21DF8817" w16cid:durableId="1F8B3552"/>
  <w16cid:commentId w16cid:paraId="258E9EBF" w16cid:durableId="1FB219AD"/>
  <w16cid:commentId w16cid:paraId="283247DE" w16cid:durableId="1FB4B87C"/>
  <w16cid:commentId w16cid:paraId="44EC244E" w16cid:durableId="1FBD6B6B"/>
  <w16cid:commentId w16cid:paraId="7313C176" w16cid:durableId="1F8B341B"/>
  <w16cid:commentId w16cid:paraId="08D66D20" w16cid:durableId="1FBD6BC3"/>
  <w16cid:commentId w16cid:paraId="5EFC1268" w16cid:durableId="1FBD6BD8"/>
  <w16cid:commentId w16cid:paraId="30D754C7" w16cid:durableId="1FBD6BEA"/>
  <w16cid:commentId w16cid:paraId="56B6845D" w16cid:durableId="1F8B35D0"/>
  <w16cid:commentId w16cid:paraId="4F386E14" w16cid:durableId="1F8B35C0"/>
  <w16cid:commentId w16cid:paraId="63D0BF56" w16cid:durableId="1FB40E08"/>
  <w16cid:commentId w16cid:paraId="4EC49232" w16cid:durableId="1FB40E57"/>
  <w16cid:commentId w16cid:paraId="1B318F73" w16cid:durableId="1F8B35E4"/>
  <w16cid:commentId w16cid:paraId="0D9B253F" w16cid:durableId="1FB7F289"/>
  <w16cid:commentId w16cid:paraId="1184AC9B" w16cid:durableId="1FB7F28C"/>
  <w16cid:commentId w16cid:paraId="21DC45C2" w16cid:durableId="1FB7F29C"/>
  <w16cid:commentId w16cid:paraId="76664C2F" w16cid:durableId="1F8B3638"/>
  <w16cid:commentId w16cid:paraId="33AD899D" w16cid:durableId="1F8B3693"/>
  <w16cid:commentId w16cid:paraId="0B281E92" w16cid:durableId="1FB89D0F"/>
  <w16cid:commentId w16cid:paraId="6D0420F5" w16cid:durableId="1FB40C8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39C654" w14:textId="77777777" w:rsidR="00F83524" w:rsidRDefault="00F83524">
      <w:r>
        <w:separator/>
      </w:r>
    </w:p>
  </w:endnote>
  <w:endnote w:type="continuationSeparator" w:id="0">
    <w:p w14:paraId="0877C94B" w14:textId="77777777" w:rsidR="00F83524" w:rsidRDefault="00F83524">
      <w:r>
        <w:continuationSeparator/>
      </w:r>
    </w:p>
  </w:endnote>
  <w:endnote w:type="continuationNotice" w:id="1">
    <w:p w14:paraId="0AF86263" w14:textId="77777777" w:rsidR="00F83524" w:rsidRDefault="00F835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F8385B" w14:textId="7EAF8059" w:rsidR="005924C8" w:rsidRDefault="005924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9509B4" w14:textId="77777777" w:rsidR="00F83524" w:rsidRDefault="00F83524">
      <w:r>
        <w:separator/>
      </w:r>
    </w:p>
  </w:footnote>
  <w:footnote w:type="continuationSeparator" w:id="0">
    <w:p w14:paraId="7A42B62A" w14:textId="77777777" w:rsidR="00F83524" w:rsidRDefault="00F83524">
      <w:r>
        <w:continuationSeparator/>
      </w:r>
    </w:p>
  </w:footnote>
  <w:footnote w:type="continuationNotice" w:id="1">
    <w:p w14:paraId="58DED025" w14:textId="77777777" w:rsidR="00F83524" w:rsidRDefault="00F8352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27617"/>
    <w:multiLevelType w:val="hybridMultilevel"/>
    <w:tmpl w:val="462A1B80"/>
    <w:lvl w:ilvl="0" w:tplc="04160017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C333B9"/>
    <w:multiLevelType w:val="hybridMultilevel"/>
    <w:tmpl w:val="175EF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A1902"/>
    <w:multiLevelType w:val="multilevel"/>
    <w:tmpl w:val="4E7A2792"/>
    <w:lvl w:ilvl="0">
      <w:start w:val="2"/>
      <w:numFmt w:val="decimal"/>
      <w:lvlText w:val="%1"/>
      <w:lvlJc w:val="left"/>
      <w:pPr>
        <w:ind w:left="590" w:hanging="36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590" w:hanging="360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770" w:hanging="54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714" w:hanging="54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681" w:hanging="54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48" w:hanging="54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616" w:hanging="54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583" w:hanging="54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0" w:hanging="540"/>
      </w:pPr>
      <w:rPr>
        <w:rFonts w:hint="default"/>
        <w:lang w:val="en-US" w:eastAsia="en-US" w:bidi="en-US"/>
      </w:rPr>
    </w:lvl>
  </w:abstractNum>
  <w:abstractNum w:abstractNumId="3" w15:restartNumberingAfterBreak="0">
    <w:nsid w:val="0B1C5C0F"/>
    <w:multiLevelType w:val="hybridMultilevel"/>
    <w:tmpl w:val="10026E1E"/>
    <w:lvl w:ilvl="0" w:tplc="04160017">
      <w:start w:val="1"/>
      <w:numFmt w:val="lowerLetter"/>
      <w:lvlText w:val="%1)"/>
      <w:lvlJc w:val="left"/>
      <w:pPr>
        <w:ind w:left="956" w:hanging="360"/>
      </w:pPr>
      <w:rPr>
        <w:rFonts w:hint="default"/>
        <w:spacing w:val="-6"/>
        <w:w w:val="99"/>
        <w:sz w:val="24"/>
        <w:szCs w:val="24"/>
        <w:lang w:val="en-US" w:eastAsia="en-US" w:bidi="en-US"/>
      </w:rPr>
    </w:lvl>
    <w:lvl w:ilvl="1" w:tplc="BC5A5000">
      <w:numFmt w:val="bullet"/>
      <w:lvlText w:val="•"/>
      <w:lvlJc w:val="left"/>
      <w:pPr>
        <w:ind w:left="1812" w:hanging="360"/>
      </w:pPr>
      <w:rPr>
        <w:rFonts w:hint="default"/>
        <w:lang w:val="en-US" w:eastAsia="en-US" w:bidi="en-US"/>
      </w:rPr>
    </w:lvl>
    <w:lvl w:ilvl="2" w:tplc="93780BEE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en-US"/>
      </w:rPr>
    </w:lvl>
    <w:lvl w:ilvl="3" w:tplc="F1E445BC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en-US"/>
      </w:rPr>
    </w:lvl>
    <w:lvl w:ilvl="4" w:tplc="BC78FAFC"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en-US"/>
      </w:rPr>
    </w:lvl>
    <w:lvl w:ilvl="5" w:tplc="4356AA88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en-US"/>
      </w:rPr>
    </w:lvl>
    <w:lvl w:ilvl="6" w:tplc="97540834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en-US"/>
      </w:rPr>
    </w:lvl>
    <w:lvl w:ilvl="7" w:tplc="1070E19C">
      <w:numFmt w:val="bullet"/>
      <w:lvlText w:val="•"/>
      <w:lvlJc w:val="left"/>
      <w:pPr>
        <w:ind w:left="6927" w:hanging="360"/>
      </w:pPr>
      <w:rPr>
        <w:rFonts w:hint="default"/>
        <w:lang w:val="en-US" w:eastAsia="en-US" w:bidi="en-US"/>
      </w:rPr>
    </w:lvl>
    <w:lvl w:ilvl="8" w:tplc="B4BE73B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17AF4D9F"/>
    <w:multiLevelType w:val="hybridMultilevel"/>
    <w:tmpl w:val="1CB4A534"/>
    <w:lvl w:ilvl="0" w:tplc="37CAC542">
      <w:numFmt w:val="bullet"/>
      <w:lvlText w:val="●"/>
      <w:lvlJc w:val="left"/>
      <w:pPr>
        <w:ind w:left="821" w:hanging="360"/>
      </w:pPr>
      <w:rPr>
        <w:rFonts w:ascii="Times New Roman" w:eastAsia="Times New Roman" w:hAnsi="Times New Roman" w:cs="Times New Roman" w:hint="default"/>
        <w:spacing w:val="-11"/>
        <w:w w:val="99"/>
        <w:sz w:val="20"/>
        <w:szCs w:val="20"/>
        <w:lang w:val="en-US" w:eastAsia="en-US" w:bidi="en-US"/>
      </w:rPr>
    </w:lvl>
    <w:lvl w:ilvl="1" w:tplc="051C7C88">
      <w:numFmt w:val="bullet"/>
      <w:lvlText w:val="•"/>
      <w:lvlJc w:val="left"/>
      <w:pPr>
        <w:ind w:left="1282" w:hanging="360"/>
      </w:pPr>
      <w:rPr>
        <w:rFonts w:hint="default"/>
        <w:lang w:val="en-US" w:eastAsia="en-US" w:bidi="en-US"/>
      </w:rPr>
    </w:lvl>
    <w:lvl w:ilvl="2" w:tplc="E514C9A4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en-US"/>
      </w:rPr>
    </w:lvl>
    <w:lvl w:ilvl="3" w:tplc="2072F90E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en-US"/>
      </w:rPr>
    </w:lvl>
    <w:lvl w:ilvl="4" w:tplc="3A6CBE8A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en-US"/>
      </w:rPr>
    </w:lvl>
    <w:lvl w:ilvl="5" w:tplc="3AA66846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en-US"/>
      </w:rPr>
    </w:lvl>
    <w:lvl w:ilvl="6" w:tplc="BF222AB0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en-US"/>
      </w:rPr>
    </w:lvl>
    <w:lvl w:ilvl="7" w:tplc="22B24B32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en-US"/>
      </w:rPr>
    </w:lvl>
    <w:lvl w:ilvl="8" w:tplc="1D9C5912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1A600BCA"/>
    <w:multiLevelType w:val="hybridMultilevel"/>
    <w:tmpl w:val="EC8A2B26"/>
    <w:lvl w:ilvl="0" w:tplc="0416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2F83829"/>
    <w:multiLevelType w:val="multilevel"/>
    <w:tmpl w:val="537AD1E4"/>
    <w:lvl w:ilvl="0">
      <w:start w:val="3"/>
      <w:numFmt w:val="decimal"/>
      <w:lvlText w:val="%1"/>
      <w:lvlJc w:val="left"/>
      <w:pPr>
        <w:ind w:left="590" w:hanging="36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590" w:hanging="360"/>
      </w:pPr>
      <w:rPr>
        <w:rFonts w:ascii="Times New Roman" w:eastAsia="Times New Roman" w:hAnsi="Times New Roman" w:cs="Times New Roman" w:hint="default"/>
        <w:b/>
        <w:bCs/>
        <w:spacing w:val="-7"/>
        <w:w w:val="99"/>
        <w:sz w:val="24"/>
        <w:szCs w:val="24"/>
        <w:lang w:val="en-US" w:eastAsia="en-US" w:bidi="en-US"/>
      </w:rPr>
    </w:lvl>
    <w:lvl w:ilvl="2">
      <w:start w:val="1"/>
      <w:numFmt w:val="lowerLetter"/>
      <w:lvlText w:val="%3)"/>
      <w:lvlJc w:val="left"/>
      <w:pPr>
        <w:ind w:left="1676" w:hanging="361"/>
      </w:pPr>
      <w:rPr>
        <w:rFonts w:ascii="Times New Roman" w:eastAsia="Times New Roman" w:hAnsi="Times New Roman" w:cs="Times New Roman" w:hint="default"/>
        <w:spacing w:val="-7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414" w:hanging="3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81" w:hanging="3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48" w:hanging="3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16" w:hanging="3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883" w:hanging="3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50" w:hanging="361"/>
      </w:pPr>
      <w:rPr>
        <w:rFonts w:hint="default"/>
        <w:lang w:val="en-US" w:eastAsia="en-US" w:bidi="en-US"/>
      </w:rPr>
    </w:lvl>
  </w:abstractNum>
  <w:abstractNum w:abstractNumId="7" w15:restartNumberingAfterBreak="0">
    <w:nsid w:val="27E541DD"/>
    <w:multiLevelType w:val="hybridMultilevel"/>
    <w:tmpl w:val="0E1EDB2C"/>
    <w:lvl w:ilvl="0" w:tplc="04160017">
      <w:start w:val="1"/>
      <w:numFmt w:val="lowerLetter"/>
      <w:lvlText w:val="%1)"/>
      <w:lvlJc w:val="left"/>
      <w:pPr>
        <w:ind w:left="956" w:hanging="360"/>
      </w:pPr>
      <w:rPr>
        <w:rFonts w:hint="default"/>
        <w:spacing w:val="-6"/>
        <w:w w:val="99"/>
        <w:sz w:val="24"/>
        <w:szCs w:val="24"/>
        <w:lang w:val="en-US" w:eastAsia="en-US" w:bidi="en-US"/>
      </w:rPr>
    </w:lvl>
    <w:lvl w:ilvl="1" w:tplc="BC5A5000">
      <w:numFmt w:val="bullet"/>
      <w:lvlText w:val="•"/>
      <w:lvlJc w:val="left"/>
      <w:pPr>
        <w:ind w:left="1812" w:hanging="360"/>
      </w:pPr>
      <w:rPr>
        <w:rFonts w:hint="default"/>
        <w:lang w:val="en-US" w:eastAsia="en-US" w:bidi="en-US"/>
      </w:rPr>
    </w:lvl>
    <w:lvl w:ilvl="2" w:tplc="93780BEE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en-US"/>
      </w:rPr>
    </w:lvl>
    <w:lvl w:ilvl="3" w:tplc="F1E445BC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en-US"/>
      </w:rPr>
    </w:lvl>
    <w:lvl w:ilvl="4" w:tplc="BC78FAFC"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en-US"/>
      </w:rPr>
    </w:lvl>
    <w:lvl w:ilvl="5" w:tplc="4356AA88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en-US"/>
      </w:rPr>
    </w:lvl>
    <w:lvl w:ilvl="6" w:tplc="97540834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en-US"/>
      </w:rPr>
    </w:lvl>
    <w:lvl w:ilvl="7" w:tplc="1070E19C">
      <w:numFmt w:val="bullet"/>
      <w:lvlText w:val="•"/>
      <w:lvlJc w:val="left"/>
      <w:pPr>
        <w:ind w:left="6927" w:hanging="360"/>
      </w:pPr>
      <w:rPr>
        <w:rFonts w:hint="default"/>
        <w:lang w:val="en-US" w:eastAsia="en-US" w:bidi="en-US"/>
      </w:rPr>
    </w:lvl>
    <w:lvl w:ilvl="8" w:tplc="B4BE73B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en-US"/>
      </w:rPr>
    </w:lvl>
  </w:abstractNum>
  <w:abstractNum w:abstractNumId="8" w15:restartNumberingAfterBreak="0">
    <w:nsid w:val="30A31036"/>
    <w:multiLevelType w:val="multilevel"/>
    <w:tmpl w:val="915A8E44"/>
    <w:lvl w:ilvl="0">
      <w:start w:val="2"/>
      <w:numFmt w:val="decimal"/>
      <w:lvlText w:val="%1"/>
      <w:lvlJc w:val="left"/>
      <w:pPr>
        <w:ind w:left="955" w:hanging="720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955" w:hanging="720"/>
      </w:pPr>
      <w:rPr>
        <w:rFonts w:hint="default"/>
        <w:lang w:val="en-US" w:eastAsia="en-US" w:bidi="en-US"/>
      </w:rPr>
    </w:lvl>
    <w:lvl w:ilvl="2">
      <w:start w:val="3"/>
      <w:numFmt w:val="decimal"/>
      <w:lvlText w:val="%1.%2.%3"/>
      <w:lvlJc w:val="left"/>
      <w:pPr>
        <w:ind w:left="955" w:hanging="720"/>
      </w:pPr>
      <w:rPr>
        <w:rFonts w:hint="default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955" w:hanging="72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en-US"/>
      </w:rPr>
    </w:lvl>
    <w:lvl w:ilvl="4">
      <w:start w:val="1"/>
      <w:numFmt w:val="lowerLetter"/>
      <w:lvlText w:val="%5)"/>
      <w:lvlJc w:val="left"/>
      <w:pPr>
        <w:ind w:left="956" w:hanging="360"/>
      </w:pPr>
      <w:rPr>
        <w:rFonts w:ascii="Times New Roman" w:eastAsia="Times New Roman" w:hAnsi="Times New Roman" w:cs="Times New Roman" w:hint="default"/>
        <w:spacing w:val="-7"/>
        <w:w w:val="99"/>
        <w:sz w:val="24"/>
        <w:szCs w:val="24"/>
        <w:lang w:val="en-US" w:eastAsia="en-US" w:bidi="en-US"/>
      </w:rPr>
    </w:lvl>
    <w:lvl w:ilvl="5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27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323B5135"/>
    <w:multiLevelType w:val="hybridMultilevel"/>
    <w:tmpl w:val="4F76B5E8"/>
    <w:lvl w:ilvl="0" w:tplc="1A20B45A">
      <w:numFmt w:val="bullet"/>
      <w:lvlText w:val="●"/>
      <w:lvlJc w:val="left"/>
      <w:pPr>
        <w:ind w:left="821" w:hanging="360"/>
      </w:pPr>
      <w:rPr>
        <w:rFonts w:ascii="Times New Roman" w:eastAsia="Times New Roman" w:hAnsi="Times New Roman" w:cs="Times New Roman" w:hint="default"/>
        <w:spacing w:val="-5"/>
        <w:w w:val="99"/>
        <w:sz w:val="20"/>
        <w:szCs w:val="20"/>
        <w:lang w:val="en-US" w:eastAsia="en-US" w:bidi="en-US"/>
      </w:rPr>
    </w:lvl>
    <w:lvl w:ilvl="1" w:tplc="8AEE37A8">
      <w:numFmt w:val="bullet"/>
      <w:lvlText w:val="•"/>
      <w:lvlJc w:val="left"/>
      <w:pPr>
        <w:ind w:left="1282" w:hanging="360"/>
      </w:pPr>
      <w:rPr>
        <w:rFonts w:hint="default"/>
        <w:lang w:val="en-US" w:eastAsia="en-US" w:bidi="en-US"/>
      </w:rPr>
    </w:lvl>
    <w:lvl w:ilvl="2" w:tplc="97843F4C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en-US"/>
      </w:rPr>
    </w:lvl>
    <w:lvl w:ilvl="3" w:tplc="C00072A4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en-US"/>
      </w:rPr>
    </w:lvl>
    <w:lvl w:ilvl="4" w:tplc="5EEAB3F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en-US"/>
      </w:rPr>
    </w:lvl>
    <w:lvl w:ilvl="5" w:tplc="42A65EEE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en-US"/>
      </w:rPr>
    </w:lvl>
    <w:lvl w:ilvl="6" w:tplc="4AAE763A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en-US"/>
      </w:rPr>
    </w:lvl>
    <w:lvl w:ilvl="7" w:tplc="0FEC5292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en-US"/>
      </w:rPr>
    </w:lvl>
    <w:lvl w:ilvl="8" w:tplc="FAE847DC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en-US"/>
      </w:rPr>
    </w:lvl>
  </w:abstractNum>
  <w:abstractNum w:abstractNumId="10" w15:restartNumberingAfterBreak="0">
    <w:nsid w:val="33EE6ADE"/>
    <w:multiLevelType w:val="hybridMultilevel"/>
    <w:tmpl w:val="19CCED4A"/>
    <w:lvl w:ilvl="0" w:tplc="CD140A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226E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4CB5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BC34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AEB0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F078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A0C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24FD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B46C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4273FB"/>
    <w:multiLevelType w:val="hybridMultilevel"/>
    <w:tmpl w:val="78F6050A"/>
    <w:lvl w:ilvl="0" w:tplc="C764F9DC">
      <w:numFmt w:val="bullet"/>
      <w:lvlText w:val="●"/>
      <w:lvlJc w:val="left"/>
      <w:pPr>
        <w:ind w:left="821" w:hanging="360"/>
      </w:pPr>
      <w:rPr>
        <w:rFonts w:ascii="Times New Roman" w:eastAsia="Times New Roman" w:hAnsi="Times New Roman" w:cs="Times New Roman" w:hint="default"/>
        <w:spacing w:val="-4"/>
        <w:w w:val="99"/>
        <w:sz w:val="20"/>
        <w:szCs w:val="20"/>
        <w:lang w:val="en-US" w:eastAsia="en-US" w:bidi="en-US"/>
      </w:rPr>
    </w:lvl>
    <w:lvl w:ilvl="1" w:tplc="F78435AE">
      <w:numFmt w:val="bullet"/>
      <w:lvlText w:val="•"/>
      <w:lvlJc w:val="left"/>
      <w:pPr>
        <w:ind w:left="1282" w:hanging="360"/>
      </w:pPr>
      <w:rPr>
        <w:rFonts w:hint="default"/>
        <w:lang w:val="en-US" w:eastAsia="en-US" w:bidi="en-US"/>
      </w:rPr>
    </w:lvl>
    <w:lvl w:ilvl="2" w:tplc="E416A40E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en-US"/>
      </w:rPr>
    </w:lvl>
    <w:lvl w:ilvl="3" w:tplc="522E3428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en-US"/>
      </w:rPr>
    </w:lvl>
    <w:lvl w:ilvl="4" w:tplc="6DFA74AE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en-US"/>
      </w:rPr>
    </w:lvl>
    <w:lvl w:ilvl="5" w:tplc="BCF241DE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en-US"/>
      </w:rPr>
    </w:lvl>
    <w:lvl w:ilvl="6" w:tplc="51C8D3A6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en-US"/>
      </w:rPr>
    </w:lvl>
    <w:lvl w:ilvl="7" w:tplc="29C01CB2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en-US"/>
      </w:rPr>
    </w:lvl>
    <w:lvl w:ilvl="8" w:tplc="41ACBD86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en-US"/>
      </w:rPr>
    </w:lvl>
  </w:abstractNum>
  <w:abstractNum w:abstractNumId="12" w15:restartNumberingAfterBreak="0">
    <w:nsid w:val="48117DE2"/>
    <w:multiLevelType w:val="multilevel"/>
    <w:tmpl w:val="C012F4D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A6374F5"/>
    <w:multiLevelType w:val="hybridMultilevel"/>
    <w:tmpl w:val="FFFFFFFF"/>
    <w:lvl w:ilvl="0" w:tplc="677C8F74">
      <w:start w:val="1"/>
      <w:numFmt w:val="lowerLetter"/>
      <w:lvlText w:val="%1."/>
      <w:lvlJc w:val="left"/>
      <w:pPr>
        <w:ind w:left="720" w:hanging="360"/>
      </w:pPr>
    </w:lvl>
    <w:lvl w:ilvl="1" w:tplc="C97C387E">
      <w:start w:val="1"/>
      <w:numFmt w:val="lowerLetter"/>
      <w:lvlText w:val="%2."/>
      <w:lvlJc w:val="left"/>
      <w:pPr>
        <w:ind w:left="1440" w:hanging="360"/>
      </w:pPr>
    </w:lvl>
    <w:lvl w:ilvl="2" w:tplc="B3D470A4">
      <w:start w:val="1"/>
      <w:numFmt w:val="lowerRoman"/>
      <w:lvlText w:val="%3."/>
      <w:lvlJc w:val="right"/>
      <w:pPr>
        <w:ind w:left="2160" w:hanging="180"/>
      </w:pPr>
    </w:lvl>
    <w:lvl w:ilvl="3" w:tplc="B69C081E">
      <w:start w:val="1"/>
      <w:numFmt w:val="decimal"/>
      <w:lvlText w:val="%4."/>
      <w:lvlJc w:val="left"/>
      <w:pPr>
        <w:ind w:left="2880" w:hanging="360"/>
      </w:pPr>
    </w:lvl>
    <w:lvl w:ilvl="4" w:tplc="DC52E084">
      <w:start w:val="1"/>
      <w:numFmt w:val="lowerLetter"/>
      <w:lvlText w:val="%5."/>
      <w:lvlJc w:val="left"/>
      <w:pPr>
        <w:ind w:left="3600" w:hanging="360"/>
      </w:pPr>
    </w:lvl>
    <w:lvl w:ilvl="5" w:tplc="DE561160">
      <w:start w:val="1"/>
      <w:numFmt w:val="lowerRoman"/>
      <w:lvlText w:val="%6."/>
      <w:lvlJc w:val="right"/>
      <w:pPr>
        <w:ind w:left="4320" w:hanging="180"/>
      </w:pPr>
    </w:lvl>
    <w:lvl w:ilvl="6" w:tplc="E68E52FC">
      <w:start w:val="1"/>
      <w:numFmt w:val="decimal"/>
      <w:lvlText w:val="%7."/>
      <w:lvlJc w:val="left"/>
      <w:pPr>
        <w:ind w:left="5040" w:hanging="360"/>
      </w:pPr>
    </w:lvl>
    <w:lvl w:ilvl="7" w:tplc="18B06C20">
      <w:start w:val="1"/>
      <w:numFmt w:val="lowerLetter"/>
      <w:lvlText w:val="%8."/>
      <w:lvlJc w:val="left"/>
      <w:pPr>
        <w:ind w:left="5760" w:hanging="360"/>
      </w:pPr>
    </w:lvl>
    <w:lvl w:ilvl="8" w:tplc="6252486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BC3FBD"/>
    <w:multiLevelType w:val="multilevel"/>
    <w:tmpl w:val="5B008A0A"/>
    <w:lvl w:ilvl="0">
      <w:start w:val="1"/>
      <w:numFmt w:val="decimal"/>
      <w:lvlText w:val="%1."/>
      <w:lvlJc w:val="left"/>
      <w:pPr>
        <w:ind w:left="1516" w:hanging="280"/>
      </w:pPr>
      <w:rPr>
        <w:rFonts w:hint="default"/>
        <w:spacing w:val="-3"/>
        <w:w w:val="10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516" w:hanging="36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909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0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02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99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095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en-US"/>
      </w:rPr>
    </w:lvl>
  </w:abstractNum>
  <w:abstractNum w:abstractNumId="15" w15:restartNumberingAfterBreak="0">
    <w:nsid w:val="52461318"/>
    <w:multiLevelType w:val="hybridMultilevel"/>
    <w:tmpl w:val="4B30F26A"/>
    <w:lvl w:ilvl="0" w:tplc="04160017">
      <w:start w:val="1"/>
      <w:numFmt w:val="lowerLetter"/>
      <w:lvlText w:val="%1)"/>
      <w:lvlJc w:val="left"/>
      <w:pPr>
        <w:ind w:left="1647" w:hanging="360"/>
      </w:pPr>
    </w:lvl>
    <w:lvl w:ilvl="1" w:tplc="04160019" w:tentative="1">
      <w:start w:val="1"/>
      <w:numFmt w:val="lowerLetter"/>
      <w:lvlText w:val="%2."/>
      <w:lvlJc w:val="left"/>
      <w:pPr>
        <w:ind w:left="2367" w:hanging="360"/>
      </w:pPr>
    </w:lvl>
    <w:lvl w:ilvl="2" w:tplc="0416001B" w:tentative="1">
      <w:start w:val="1"/>
      <w:numFmt w:val="lowerRoman"/>
      <w:lvlText w:val="%3."/>
      <w:lvlJc w:val="right"/>
      <w:pPr>
        <w:ind w:left="3087" w:hanging="180"/>
      </w:pPr>
    </w:lvl>
    <w:lvl w:ilvl="3" w:tplc="0416000F" w:tentative="1">
      <w:start w:val="1"/>
      <w:numFmt w:val="decimal"/>
      <w:lvlText w:val="%4."/>
      <w:lvlJc w:val="left"/>
      <w:pPr>
        <w:ind w:left="3807" w:hanging="360"/>
      </w:pPr>
    </w:lvl>
    <w:lvl w:ilvl="4" w:tplc="04160019" w:tentative="1">
      <w:start w:val="1"/>
      <w:numFmt w:val="lowerLetter"/>
      <w:lvlText w:val="%5."/>
      <w:lvlJc w:val="left"/>
      <w:pPr>
        <w:ind w:left="4527" w:hanging="360"/>
      </w:pPr>
    </w:lvl>
    <w:lvl w:ilvl="5" w:tplc="0416001B" w:tentative="1">
      <w:start w:val="1"/>
      <w:numFmt w:val="lowerRoman"/>
      <w:lvlText w:val="%6."/>
      <w:lvlJc w:val="right"/>
      <w:pPr>
        <w:ind w:left="5247" w:hanging="180"/>
      </w:pPr>
    </w:lvl>
    <w:lvl w:ilvl="6" w:tplc="0416000F" w:tentative="1">
      <w:start w:val="1"/>
      <w:numFmt w:val="decimal"/>
      <w:lvlText w:val="%7."/>
      <w:lvlJc w:val="left"/>
      <w:pPr>
        <w:ind w:left="5967" w:hanging="360"/>
      </w:pPr>
    </w:lvl>
    <w:lvl w:ilvl="7" w:tplc="04160019" w:tentative="1">
      <w:start w:val="1"/>
      <w:numFmt w:val="lowerLetter"/>
      <w:lvlText w:val="%8."/>
      <w:lvlJc w:val="left"/>
      <w:pPr>
        <w:ind w:left="6687" w:hanging="360"/>
      </w:pPr>
    </w:lvl>
    <w:lvl w:ilvl="8" w:tplc="0416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6" w15:restartNumberingAfterBreak="0">
    <w:nsid w:val="5A4268EC"/>
    <w:multiLevelType w:val="multilevel"/>
    <w:tmpl w:val="49C4796C"/>
    <w:lvl w:ilvl="0">
      <w:start w:val="2"/>
      <w:numFmt w:val="decimal"/>
      <w:lvlText w:val="%1"/>
      <w:lvlJc w:val="left"/>
      <w:pPr>
        <w:ind w:left="590" w:hanging="360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590" w:hanging="36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770" w:hanging="54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en-US"/>
      </w:rPr>
    </w:lvl>
    <w:lvl w:ilvl="3">
      <w:start w:val="1"/>
      <w:numFmt w:val="lowerLetter"/>
      <w:lvlText w:val="%4)"/>
      <w:lvlJc w:val="left"/>
      <w:pPr>
        <w:ind w:left="956" w:hanging="360"/>
      </w:pPr>
      <w:rPr>
        <w:rFonts w:ascii="Times New Roman" w:eastAsia="Times New Roman" w:hAnsi="Times New Roman" w:cs="Times New Roman" w:hint="default"/>
        <w:spacing w:val="-26"/>
        <w:w w:val="99"/>
        <w:sz w:val="24"/>
        <w:szCs w:val="24"/>
        <w:lang w:val="en-US" w:eastAsia="en-US" w:bidi="en-US"/>
      </w:rPr>
    </w:lvl>
    <w:lvl w:ilvl="4">
      <w:numFmt w:val="bullet"/>
      <w:lvlText w:val="•"/>
      <w:lvlJc w:val="left"/>
      <w:pPr>
        <w:ind w:left="3091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53" w:hanging="360"/>
      </w:pPr>
      <w:rPr>
        <w:rFonts w:hint="default"/>
        <w:lang w:val="en-US" w:eastAsia="en-US" w:bidi="en-US"/>
      </w:rPr>
    </w:lvl>
  </w:abstractNum>
  <w:abstractNum w:abstractNumId="17" w15:restartNumberingAfterBreak="0">
    <w:nsid w:val="5A523EAA"/>
    <w:multiLevelType w:val="hybridMultilevel"/>
    <w:tmpl w:val="6C1E29BC"/>
    <w:lvl w:ilvl="0" w:tplc="04160017">
      <w:start w:val="1"/>
      <w:numFmt w:val="lowerLetter"/>
      <w:lvlText w:val="%1)"/>
      <w:lvlJc w:val="left"/>
      <w:pPr>
        <w:ind w:left="1316" w:hanging="360"/>
      </w:pPr>
    </w:lvl>
    <w:lvl w:ilvl="1" w:tplc="04160019" w:tentative="1">
      <w:start w:val="1"/>
      <w:numFmt w:val="lowerLetter"/>
      <w:lvlText w:val="%2."/>
      <w:lvlJc w:val="left"/>
      <w:pPr>
        <w:ind w:left="2036" w:hanging="360"/>
      </w:pPr>
    </w:lvl>
    <w:lvl w:ilvl="2" w:tplc="0416001B" w:tentative="1">
      <w:start w:val="1"/>
      <w:numFmt w:val="lowerRoman"/>
      <w:lvlText w:val="%3."/>
      <w:lvlJc w:val="right"/>
      <w:pPr>
        <w:ind w:left="2756" w:hanging="180"/>
      </w:pPr>
    </w:lvl>
    <w:lvl w:ilvl="3" w:tplc="0416000F" w:tentative="1">
      <w:start w:val="1"/>
      <w:numFmt w:val="decimal"/>
      <w:lvlText w:val="%4."/>
      <w:lvlJc w:val="left"/>
      <w:pPr>
        <w:ind w:left="3476" w:hanging="360"/>
      </w:pPr>
    </w:lvl>
    <w:lvl w:ilvl="4" w:tplc="04160019" w:tentative="1">
      <w:start w:val="1"/>
      <w:numFmt w:val="lowerLetter"/>
      <w:lvlText w:val="%5."/>
      <w:lvlJc w:val="left"/>
      <w:pPr>
        <w:ind w:left="4196" w:hanging="360"/>
      </w:pPr>
    </w:lvl>
    <w:lvl w:ilvl="5" w:tplc="0416001B" w:tentative="1">
      <w:start w:val="1"/>
      <w:numFmt w:val="lowerRoman"/>
      <w:lvlText w:val="%6."/>
      <w:lvlJc w:val="right"/>
      <w:pPr>
        <w:ind w:left="4916" w:hanging="180"/>
      </w:pPr>
    </w:lvl>
    <w:lvl w:ilvl="6" w:tplc="0416000F" w:tentative="1">
      <w:start w:val="1"/>
      <w:numFmt w:val="decimal"/>
      <w:lvlText w:val="%7."/>
      <w:lvlJc w:val="left"/>
      <w:pPr>
        <w:ind w:left="5636" w:hanging="360"/>
      </w:pPr>
    </w:lvl>
    <w:lvl w:ilvl="7" w:tplc="04160019" w:tentative="1">
      <w:start w:val="1"/>
      <w:numFmt w:val="lowerLetter"/>
      <w:lvlText w:val="%8."/>
      <w:lvlJc w:val="left"/>
      <w:pPr>
        <w:ind w:left="6356" w:hanging="360"/>
      </w:pPr>
    </w:lvl>
    <w:lvl w:ilvl="8" w:tplc="0416001B" w:tentative="1">
      <w:start w:val="1"/>
      <w:numFmt w:val="lowerRoman"/>
      <w:lvlText w:val="%9."/>
      <w:lvlJc w:val="right"/>
      <w:pPr>
        <w:ind w:left="7076" w:hanging="180"/>
      </w:pPr>
    </w:lvl>
  </w:abstractNum>
  <w:abstractNum w:abstractNumId="18" w15:restartNumberingAfterBreak="0">
    <w:nsid w:val="632F4121"/>
    <w:multiLevelType w:val="hybridMultilevel"/>
    <w:tmpl w:val="A01E10B8"/>
    <w:lvl w:ilvl="0" w:tplc="CB587924">
      <w:start w:val="1"/>
      <w:numFmt w:val="lowerLetter"/>
      <w:lvlText w:val="%1)"/>
      <w:lvlJc w:val="left"/>
      <w:pPr>
        <w:ind w:left="956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en-US"/>
      </w:rPr>
    </w:lvl>
    <w:lvl w:ilvl="1" w:tplc="BC5A5000">
      <w:numFmt w:val="bullet"/>
      <w:lvlText w:val="•"/>
      <w:lvlJc w:val="left"/>
      <w:pPr>
        <w:ind w:left="1812" w:hanging="360"/>
      </w:pPr>
      <w:rPr>
        <w:rFonts w:hint="default"/>
        <w:lang w:val="en-US" w:eastAsia="en-US" w:bidi="en-US"/>
      </w:rPr>
    </w:lvl>
    <w:lvl w:ilvl="2" w:tplc="93780BEE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en-US"/>
      </w:rPr>
    </w:lvl>
    <w:lvl w:ilvl="3" w:tplc="F1E445BC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en-US"/>
      </w:rPr>
    </w:lvl>
    <w:lvl w:ilvl="4" w:tplc="BC78FAFC"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en-US"/>
      </w:rPr>
    </w:lvl>
    <w:lvl w:ilvl="5" w:tplc="4356AA88"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en-US"/>
      </w:rPr>
    </w:lvl>
    <w:lvl w:ilvl="6" w:tplc="97540834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en-US"/>
      </w:rPr>
    </w:lvl>
    <w:lvl w:ilvl="7" w:tplc="1070E19C">
      <w:numFmt w:val="bullet"/>
      <w:lvlText w:val="•"/>
      <w:lvlJc w:val="left"/>
      <w:pPr>
        <w:ind w:left="6927" w:hanging="360"/>
      </w:pPr>
      <w:rPr>
        <w:rFonts w:hint="default"/>
        <w:lang w:val="en-US" w:eastAsia="en-US" w:bidi="en-US"/>
      </w:rPr>
    </w:lvl>
    <w:lvl w:ilvl="8" w:tplc="B4BE73B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en-US"/>
      </w:rPr>
    </w:lvl>
  </w:abstractNum>
  <w:abstractNum w:abstractNumId="19" w15:restartNumberingAfterBreak="0">
    <w:nsid w:val="65442887"/>
    <w:multiLevelType w:val="hybridMultilevel"/>
    <w:tmpl w:val="7D5A8808"/>
    <w:lvl w:ilvl="0" w:tplc="4670BBF6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7E2048C"/>
    <w:multiLevelType w:val="multilevel"/>
    <w:tmpl w:val="C18CBB20"/>
    <w:lvl w:ilvl="0">
      <w:start w:val="2"/>
      <w:numFmt w:val="decimal"/>
      <w:lvlText w:val="%1"/>
      <w:lvlJc w:val="left"/>
      <w:pPr>
        <w:ind w:left="590" w:hanging="360"/>
      </w:pPr>
      <w:rPr>
        <w:rFonts w:hint="default"/>
        <w:lang w:val="en-US" w:eastAsia="en-US" w:bidi="en-US"/>
      </w:rPr>
    </w:lvl>
    <w:lvl w:ilvl="1">
      <w:start w:val="3"/>
      <w:numFmt w:val="decimal"/>
      <w:lvlText w:val="%1.%2"/>
      <w:lvlJc w:val="left"/>
      <w:pPr>
        <w:ind w:left="590" w:hanging="360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775" w:hanging="54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955" w:hanging="72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en-US"/>
      </w:rPr>
    </w:lvl>
    <w:lvl w:ilvl="4">
      <w:numFmt w:val="bullet"/>
      <w:lvlText w:val="•"/>
      <w:lvlJc w:val="left"/>
      <w:pPr>
        <w:ind w:left="2177" w:hanging="7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395" w:hanging="7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613" w:hanging="7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831" w:hanging="7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049" w:hanging="720"/>
      </w:pPr>
      <w:rPr>
        <w:rFonts w:hint="default"/>
        <w:lang w:val="en-US" w:eastAsia="en-US" w:bidi="en-US"/>
      </w:rPr>
    </w:lvl>
  </w:abstractNum>
  <w:abstractNum w:abstractNumId="21" w15:restartNumberingAfterBreak="0">
    <w:nsid w:val="6AC2513E"/>
    <w:multiLevelType w:val="hybridMultilevel"/>
    <w:tmpl w:val="05C22CAE"/>
    <w:lvl w:ilvl="0" w:tplc="6D96AB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8D4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9631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56E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6A3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52BF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E0FA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BA0F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588D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2B51B3"/>
    <w:multiLevelType w:val="hybridMultilevel"/>
    <w:tmpl w:val="1D18AC88"/>
    <w:lvl w:ilvl="0" w:tplc="5FAEF70A">
      <w:start w:val="1"/>
      <w:numFmt w:val="decimal"/>
      <w:lvlText w:val="%1."/>
      <w:lvlJc w:val="left"/>
      <w:pPr>
        <w:ind w:left="720" w:hanging="360"/>
      </w:pPr>
    </w:lvl>
    <w:lvl w:ilvl="1" w:tplc="06203BEA">
      <w:start w:val="1"/>
      <w:numFmt w:val="lowerLetter"/>
      <w:lvlText w:val="%2."/>
      <w:lvlJc w:val="left"/>
      <w:pPr>
        <w:ind w:left="1440" w:hanging="360"/>
      </w:pPr>
    </w:lvl>
    <w:lvl w:ilvl="2" w:tplc="D174F416">
      <w:start w:val="1"/>
      <w:numFmt w:val="lowerRoman"/>
      <w:lvlText w:val="%3."/>
      <w:lvlJc w:val="right"/>
      <w:pPr>
        <w:ind w:left="2160" w:hanging="180"/>
      </w:pPr>
    </w:lvl>
    <w:lvl w:ilvl="3" w:tplc="B40E1C80">
      <w:start w:val="1"/>
      <w:numFmt w:val="decimal"/>
      <w:lvlText w:val="%4."/>
      <w:lvlJc w:val="left"/>
      <w:pPr>
        <w:ind w:left="2880" w:hanging="360"/>
      </w:pPr>
    </w:lvl>
    <w:lvl w:ilvl="4" w:tplc="C50261DA">
      <w:start w:val="1"/>
      <w:numFmt w:val="lowerLetter"/>
      <w:lvlText w:val="%5."/>
      <w:lvlJc w:val="left"/>
      <w:pPr>
        <w:ind w:left="3600" w:hanging="360"/>
      </w:pPr>
    </w:lvl>
    <w:lvl w:ilvl="5" w:tplc="451E10BE">
      <w:start w:val="1"/>
      <w:numFmt w:val="lowerRoman"/>
      <w:lvlText w:val="%6."/>
      <w:lvlJc w:val="right"/>
      <w:pPr>
        <w:ind w:left="4320" w:hanging="180"/>
      </w:pPr>
    </w:lvl>
    <w:lvl w:ilvl="6" w:tplc="BF3CE93E">
      <w:start w:val="1"/>
      <w:numFmt w:val="decimal"/>
      <w:lvlText w:val="%7."/>
      <w:lvlJc w:val="left"/>
      <w:pPr>
        <w:ind w:left="5040" w:hanging="360"/>
      </w:pPr>
    </w:lvl>
    <w:lvl w:ilvl="7" w:tplc="8E8E87A8">
      <w:start w:val="1"/>
      <w:numFmt w:val="lowerLetter"/>
      <w:lvlText w:val="%8."/>
      <w:lvlJc w:val="left"/>
      <w:pPr>
        <w:ind w:left="5760" w:hanging="360"/>
      </w:pPr>
    </w:lvl>
    <w:lvl w:ilvl="8" w:tplc="BD9A4B52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081E70"/>
    <w:multiLevelType w:val="hybridMultilevel"/>
    <w:tmpl w:val="AFAE2DD0"/>
    <w:lvl w:ilvl="0" w:tplc="EF506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FC51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56EA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7442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DE5E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765C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C621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9AE2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8B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C74A2C"/>
    <w:multiLevelType w:val="hybridMultilevel"/>
    <w:tmpl w:val="9CB2DB40"/>
    <w:lvl w:ilvl="0" w:tplc="D63EB1D2">
      <w:numFmt w:val="bullet"/>
      <w:lvlText w:val="●"/>
      <w:lvlJc w:val="left"/>
      <w:pPr>
        <w:ind w:left="821" w:hanging="360"/>
      </w:pPr>
      <w:rPr>
        <w:rFonts w:ascii="Times New Roman" w:eastAsia="Times New Roman" w:hAnsi="Times New Roman" w:cs="Times New Roman" w:hint="default"/>
        <w:spacing w:val="-21"/>
        <w:w w:val="99"/>
        <w:sz w:val="20"/>
        <w:szCs w:val="20"/>
        <w:lang w:val="en-US" w:eastAsia="en-US" w:bidi="en-US"/>
      </w:rPr>
    </w:lvl>
    <w:lvl w:ilvl="1" w:tplc="5E90568A">
      <w:numFmt w:val="bullet"/>
      <w:lvlText w:val="•"/>
      <w:lvlJc w:val="left"/>
      <w:pPr>
        <w:ind w:left="1282" w:hanging="360"/>
      </w:pPr>
      <w:rPr>
        <w:rFonts w:hint="default"/>
        <w:lang w:val="en-US" w:eastAsia="en-US" w:bidi="en-US"/>
      </w:rPr>
    </w:lvl>
    <w:lvl w:ilvl="2" w:tplc="5E24087C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en-US"/>
      </w:rPr>
    </w:lvl>
    <w:lvl w:ilvl="3" w:tplc="B908E698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en-US"/>
      </w:rPr>
    </w:lvl>
    <w:lvl w:ilvl="4" w:tplc="DC4A8164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en-US"/>
      </w:rPr>
    </w:lvl>
    <w:lvl w:ilvl="5" w:tplc="70C48A42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en-US"/>
      </w:rPr>
    </w:lvl>
    <w:lvl w:ilvl="6" w:tplc="A6685072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en-US"/>
      </w:rPr>
    </w:lvl>
    <w:lvl w:ilvl="7" w:tplc="9BE4E4BC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en-US"/>
      </w:rPr>
    </w:lvl>
    <w:lvl w:ilvl="8" w:tplc="94423450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en-US"/>
      </w:rPr>
    </w:lvl>
  </w:abstractNum>
  <w:abstractNum w:abstractNumId="25" w15:restartNumberingAfterBreak="0">
    <w:nsid w:val="7DFE5EDD"/>
    <w:multiLevelType w:val="hybridMultilevel"/>
    <w:tmpl w:val="FFFFFFFF"/>
    <w:lvl w:ilvl="0" w:tplc="20C8DF22">
      <w:start w:val="1"/>
      <w:numFmt w:val="lowerLetter"/>
      <w:lvlText w:val="%1."/>
      <w:lvlJc w:val="left"/>
      <w:pPr>
        <w:ind w:left="720" w:hanging="360"/>
      </w:pPr>
    </w:lvl>
    <w:lvl w:ilvl="1" w:tplc="99F828A0">
      <w:start w:val="1"/>
      <w:numFmt w:val="lowerLetter"/>
      <w:lvlText w:val="%2."/>
      <w:lvlJc w:val="left"/>
      <w:pPr>
        <w:ind w:left="1440" w:hanging="360"/>
      </w:pPr>
    </w:lvl>
    <w:lvl w:ilvl="2" w:tplc="CCC2AB72">
      <w:start w:val="1"/>
      <w:numFmt w:val="lowerRoman"/>
      <w:lvlText w:val="%3."/>
      <w:lvlJc w:val="right"/>
      <w:pPr>
        <w:ind w:left="2160" w:hanging="180"/>
      </w:pPr>
    </w:lvl>
    <w:lvl w:ilvl="3" w:tplc="A25A07CA">
      <w:start w:val="1"/>
      <w:numFmt w:val="decimal"/>
      <w:lvlText w:val="%4."/>
      <w:lvlJc w:val="left"/>
      <w:pPr>
        <w:ind w:left="2880" w:hanging="360"/>
      </w:pPr>
    </w:lvl>
    <w:lvl w:ilvl="4" w:tplc="2F566D84">
      <w:start w:val="1"/>
      <w:numFmt w:val="lowerLetter"/>
      <w:lvlText w:val="%5."/>
      <w:lvlJc w:val="left"/>
      <w:pPr>
        <w:ind w:left="3600" w:hanging="360"/>
      </w:pPr>
    </w:lvl>
    <w:lvl w:ilvl="5" w:tplc="E700AC10">
      <w:start w:val="1"/>
      <w:numFmt w:val="lowerRoman"/>
      <w:lvlText w:val="%6."/>
      <w:lvlJc w:val="right"/>
      <w:pPr>
        <w:ind w:left="4320" w:hanging="180"/>
      </w:pPr>
    </w:lvl>
    <w:lvl w:ilvl="6" w:tplc="77F0C260">
      <w:start w:val="1"/>
      <w:numFmt w:val="decimal"/>
      <w:lvlText w:val="%7."/>
      <w:lvlJc w:val="left"/>
      <w:pPr>
        <w:ind w:left="5040" w:hanging="360"/>
      </w:pPr>
    </w:lvl>
    <w:lvl w:ilvl="7" w:tplc="5652F906">
      <w:start w:val="1"/>
      <w:numFmt w:val="lowerLetter"/>
      <w:lvlText w:val="%8."/>
      <w:lvlJc w:val="left"/>
      <w:pPr>
        <w:ind w:left="5760" w:hanging="360"/>
      </w:pPr>
    </w:lvl>
    <w:lvl w:ilvl="8" w:tplc="00BEF5D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110A44"/>
    <w:multiLevelType w:val="hybridMultilevel"/>
    <w:tmpl w:val="07B63934"/>
    <w:lvl w:ilvl="0" w:tplc="CD8873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2642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CAEC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A26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5849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5C0E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4410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2E5F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D828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1"/>
  </w:num>
  <w:num w:numId="3">
    <w:abstractNumId w:val="26"/>
  </w:num>
  <w:num w:numId="4">
    <w:abstractNumId w:val="10"/>
  </w:num>
  <w:num w:numId="5">
    <w:abstractNumId w:val="23"/>
  </w:num>
  <w:num w:numId="6">
    <w:abstractNumId w:val="24"/>
  </w:num>
  <w:num w:numId="7">
    <w:abstractNumId w:val="4"/>
  </w:num>
  <w:num w:numId="8">
    <w:abstractNumId w:val="11"/>
  </w:num>
  <w:num w:numId="9">
    <w:abstractNumId w:val="9"/>
  </w:num>
  <w:num w:numId="10">
    <w:abstractNumId w:val="6"/>
  </w:num>
  <w:num w:numId="11">
    <w:abstractNumId w:val="20"/>
  </w:num>
  <w:num w:numId="12">
    <w:abstractNumId w:val="8"/>
  </w:num>
  <w:num w:numId="13">
    <w:abstractNumId w:val="16"/>
  </w:num>
  <w:num w:numId="14">
    <w:abstractNumId w:val="2"/>
  </w:num>
  <w:num w:numId="15">
    <w:abstractNumId w:val="18"/>
  </w:num>
  <w:num w:numId="16">
    <w:abstractNumId w:val="14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3"/>
  </w:num>
  <w:num w:numId="23">
    <w:abstractNumId w:val="5"/>
  </w:num>
  <w:num w:numId="24">
    <w:abstractNumId w:val="0"/>
  </w:num>
  <w:num w:numId="25">
    <w:abstractNumId w:val="1"/>
  </w:num>
  <w:num w:numId="26">
    <w:abstractNumId w:val="3"/>
  </w:num>
  <w:num w:numId="27">
    <w:abstractNumId w:val="7"/>
  </w:num>
  <w:num w:numId="28">
    <w:abstractNumId w:val="17"/>
  </w:num>
  <w:num w:numId="29">
    <w:abstractNumId w:val="19"/>
  </w:num>
  <w:num w:numId="30">
    <w:abstractNumId w:val="15"/>
  </w:num>
  <w:num w:numId="31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uricio Capobianco Lopes">
    <w15:presenceInfo w15:providerId="AD" w15:userId="S-1-5-21-3612544964-61059248-2288314616-110888"/>
  </w15:person>
  <w15:person w15:author="Milena Naiara Kaschinski">
    <w15:presenceInfo w15:providerId="None" w15:userId="Milena Naiara Kaschinski"/>
  </w15:person>
  <w15:person w15:author="Ana Claudia da Silva Rutzen">
    <w15:presenceInfo w15:providerId="None" w15:userId="Ana Claudia da Silva Rutze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E20"/>
    <w:rsid w:val="000004B0"/>
    <w:rsid w:val="00003A10"/>
    <w:rsid w:val="00010A5F"/>
    <w:rsid w:val="0001370E"/>
    <w:rsid w:val="00013F10"/>
    <w:rsid w:val="0001486F"/>
    <w:rsid w:val="0001780D"/>
    <w:rsid w:val="0002297D"/>
    <w:rsid w:val="00023AE8"/>
    <w:rsid w:val="00024FD1"/>
    <w:rsid w:val="00025DAA"/>
    <w:rsid w:val="00026CE5"/>
    <w:rsid w:val="0003071F"/>
    <w:rsid w:val="00033EBC"/>
    <w:rsid w:val="00034B1D"/>
    <w:rsid w:val="0004063B"/>
    <w:rsid w:val="00042F5C"/>
    <w:rsid w:val="0005079F"/>
    <w:rsid w:val="00050E0F"/>
    <w:rsid w:val="00050E9D"/>
    <w:rsid w:val="00052482"/>
    <w:rsid w:val="00053A88"/>
    <w:rsid w:val="000540FE"/>
    <w:rsid w:val="00055953"/>
    <w:rsid w:val="00063822"/>
    <w:rsid w:val="00066431"/>
    <w:rsid w:val="00067C35"/>
    <w:rsid w:val="00072841"/>
    <w:rsid w:val="00072BF6"/>
    <w:rsid w:val="00082680"/>
    <w:rsid w:val="00083E0C"/>
    <w:rsid w:val="000875B9"/>
    <w:rsid w:val="00087EEA"/>
    <w:rsid w:val="0009621E"/>
    <w:rsid w:val="00096DF6"/>
    <w:rsid w:val="000A27F2"/>
    <w:rsid w:val="000A745F"/>
    <w:rsid w:val="000A7782"/>
    <w:rsid w:val="000B0A8B"/>
    <w:rsid w:val="000B34E4"/>
    <w:rsid w:val="000B3FB7"/>
    <w:rsid w:val="000B43FB"/>
    <w:rsid w:val="000B5820"/>
    <w:rsid w:val="000C0DFB"/>
    <w:rsid w:val="000C12C2"/>
    <w:rsid w:val="000C7F22"/>
    <w:rsid w:val="000E2B17"/>
    <w:rsid w:val="000E4338"/>
    <w:rsid w:val="000E50C9"/>
    <w:rsid w:val="000F2B9E"/>
    <w:rsid w:val="000F5E59"/>
    <w:rsid w:val="001003BC"/>
    <w:rsid w:val="00101628"/>
    <w:rsid w:val="00101E3F"/>
    <w:rsid w:val="001035A5"/>
    <w:rsid w:val="001045A4"/>
    <w:rsid w:val="00112A7F"/>
    <w:rsid w:val="00114B81"/>
    <w:rsid w:val="00114FEB"/>
    <w:rsid w:val="0012030C"/>
    <w:rsid w:val="00120571"/>
    <w:rsid w:val="00124AB6"/>
    <w:rsid w:val="00135440"/>
    <w:rsid w:val="001459CC"/>
    <w:rsid w:val="001537BE"/>
    <w:rsid w:val="00155298"/>
    <w:rsid w:val="00162EC3"/>
    <w:rsid w:val="00165665"/>
    <w:rsid w:val="001667C7"/>
    <w:rsid w:val="00170F97"/>
    <w:rsid w:val="001720EB"/>
    <w:rsid w:val="00172794"/>
    <w:rsid w:val="00172D52"/>
    <w:rsid w:val="00181110"/>
    <w:rsid w:val="00181117"/>
    <w:rsid w:val="00183850"/>
    <w:rsid w:val="00183C2E"/>
    <w:rsid w:val="0018421C"/>
    <w:rsid w:val="001956B2"/>
    <w:rsid w:val="001A1DCD"/>
    <w:rsid w:val="001A3C26"/>
    <w:rsid w:val="001A3F88"/>
    <w:rsid w:val="001A4616"/>
    <w:rsid w:val="001A4D52"/>
    <w:rsid w:val="001A7B82"/>
    <w:rsid w:val="001B2812"/>
    <w:rsid w:val="001B6DDE"/>
    <w:rsid w:val="001C1AC6"/>
    <w:rsid w:val="001C41F4"/>
    <w:rsid w:val="001C6587"/>
    <w:rsid w:val="001D0772"/>
    <w:rsid w:val="001D649A"/>
    <w:rsid w:val="001E05D8"/>
    <w:rsid w:val="001E3491"/>
    <w:rsid w:val="001E4696"/>
    <w:rsid w:val="001E49FE"/>
    <w:rsid w:val="001E593C"/>
    <w:rsid w:val="001E5F6D"/>
    <w:rsid w:val="001F2B6C"/>
    <w:rsid w:val="001F3B8F"/>
    <w:rsid w:val="0020149E"/>
    <w:rsid w:val="0020221E"/>
    <w:rsid w:val="002047F0"/>
    <w:rsid w:val="00213520"/>
    <w:rsid w:val="00214CF7"/>
    <w:rsid w:val="00221D27"/>
    <w:rsid w:val="002238E9"/>
    <w:rsid w:val="00223C01"/>
    <w:rsid w:val="00235405"/>
    <w:rsid w:val="00236254"/>
    <w:rsid w:val="0023641C"/>
    <w:rsid w:val="00236E0B"/>
    <w:rsid w:val="00241083"/>
    <w:rsid w:val="002448AE"/>
    <w:rsid w:val="002457AD"/>
    <w:rsid w:val="00246267"/>
    <w:rsid w:val="00246704"/>
    <w:rsid w:val="00261E12"/>
    <w:rsid w:val="00263783"/>
    <w:rsid w:val="002742C7"/>
    <w:rsid w:val="0027534C"/>
    <w:rsid w:val="00275CBF"/>
    <w:rsid w:val="00283D1E"/>
    <w:rsid w:val="00284015"/>
    <w:rsid w:val="002A0F32"/>
    <w:rsid w:val="002A29E9"/>
    <w:rsid w:val="002A65AE"/>
    <w:rsid w:val="002A6F1B"/>
    <w:rsid w:val="002B0D41"/>
    <w:rsid w:val="002B535B"/>
    <w:rsid w:val="002B5B3C"/>
    <w:rsid w:val="002C24B8"/>
    <w:rsid w:val="002C2C5B"/>
    <w:rsid w:val="002C3816"/>
    <w:rsid w:val="002C632B"/>
    <w:rsid w:val="002C7205"/>
    <w:rsid w:val="002D0115"/>
    <w:rsid w:val="002D3F7A"/>
    <w:rsid w:val="002D3F8C"/>
    <w:rsid w:val="002E3CB6"/>
    <w:rsid w:val="002F0F51"/>
    <w:rsid w:val="002F5CCD"/>
    <w:rsid w:val="002F63A2"/>
    <w:rsid w:val="002F6705"/>
    <w:rsid w:val="002F6FD2"/>
    <w:rsid w:val="00302B4A"/>
    <w:rsid w:val="00311D3A"/>
    <w:rsid w:val="00314002"/>
    <w:rsid w:val="00314A9C"/>
    <w:rsid w:val="0031527B"/>
    <w:rsid w:val="0031740B"/>
    <w:rsid w:val="003217EE"/>
    <w:rsid w:val="0032193D"/>
    <w:rsid w:val="00324EFC"/>
    <w:rsid w:val="00325385"/>
    <w:rsid w:val="00331B44"/>
    <w:rsid w:val="00332B34"/>
    <w:rsid w:val="00334E6B"/>
    <w:rsid w:val="0034041B"/>
    <w:rsid w:val="0034703C"/>
    <w:rsid w:val="0034765F"/>
    <w:rsid w:val="00352FDF"/>
    <w:rsid w:val="003537F0"/>
    <w:rsid w:val="00354456"/>
    <w:rsid w:val="00355737"/>
    <w:rsid w:val="00357450"/>
    <w:rsid w:val="00360DF8"/>
    <w:rsid w:val="003625DA"/>
    <w:rsid w:val="00364E82"/>
    <w:rsid w:val="003669B7"/>
    <w:rsid w:val="00370EE4"/>
    <w:rsid w:val="00374778"/>
    <w:rsid w:val="003757CC"/>
    <w:rsid w:val="00376B1C"/>
    <w:rsid w:val="003808AE"/>
    <w:rsid w:val="003828DA"/>
    <w:rsid w:val="003876E8"/>
    <w:rsid w:val="003928A1"/>
    <w:rsid w:val="0039334A"/>
    <w:rsid w:val="00397211"/>
    <w:rsid w:val="003A194F"/>
    <w:rsid w:val="003A24A2"/>
    <w:rsid w:val="003A6817"/>
    <w:rsid w:val="003A6910"/>
    <w:rsid w:val="003B400F"/>
    <w:rsid w:val="003B727B"/>
    <w:rsid w:val="003C36BA"/>
    <w:rsid w:val="003D0B0C"/>
    <w:rsid w:val="003E0D38"/>
    <w:rsid w:val="003E4535"/>
    <w:rsid w:val="003E5713"/>
    <w:rsid w:val="003E5D6F"/>
    <w:rsid w:val="003F2508"/>
    <w:rsid w:val="003F7FE9"/>
    <w:rsid w:val="00400037"/>
    <w:rsid w:val="00402C43"/>
    <w:rsid w:val="0040419D"/>
    <w:rsid w:val="00411BC4"/>
    <w:rsid w:val="00412639"/>
    <w:rsid w:val="00413F1E"/>
    <w:rsid w:val="00423B3B"/>
    <w:rsid w:val="0043501D"/>
    <w:rsid w:val="00436CE3"/>
    <w:rsid w:val="00436F89"/>
    <w:rsid w:val="0043761D"/>
    <w:rsid w:val="00445F88"/>
    <w:rsid w:val="00446268"/>
    <w:rsid w:val="0044795A"/>
    <w:rsid w:val="00451FAA"/>
    <w:rsid w:val="00452F8A"/>
    <w:rsid w:val="00456327"/>
    <w:rsid w:val="0046113B"/>
    <w:rsid w:val="00462CD8"/>
    <w:rsid w:val="004632ED"/>
    <w:rsid w:val="004646F7"/>
    <w:rsid w:val="00466F7B"/>
    <w:rsid w:val="004702EB"/>
    <w:rsid w:val="00470CEC"/>
    <w:rsid w:val="00472B71"/>
    <w:rsid w:val="004750C9"/>
    <w:rsid w:val="00477FB7"/>
    <w:rsid w:val="00482691"/>
    <w:rsid w:val="00491D9A"/>
    <w:rsid w:val="004920B7"/>
    <w:rsid w:val="004966E0"/>
    <w:rsid w:val="004968B6"/>
    <w:rsid w:val="004A25D1"/>
    <w:rsid w:val="004A72FB"/>
    <w:rsid w:val="004A7A0F"/>
    <w:rsid w:val="004B0037"/>
    <w:rsid w:val="004B13CA"/>
    <w:rsid w:val="004B689E"/>
    <w:rsid w:val="004C28E0"/>
    <w:rsid w:val="004D4C15"/>
    <w:rsid w:val="004D77E2"/>
    <w:rsid w:val="004D7D90"/>
    <w:rsid w:val="004E07A8"/>
    <w:rsid w:val="004E4952"/>
    <w:rsid w:val="004E753A"/>
    <w:rsid w:val="004F2102"/>
    <w:rsid w:val="004F7196"/>
    <w:rsid w:val="005044A1"/>
    <w:rsid w:val="00505968"/>
    <w:rsid w:val="00513E74"/>
    <w:rsid w:val="0051593B"/>
    <w:rsid w:val="005231DF"/>
    <w:rsid w:val="005266DB"/>
    <w:rsid w:val="00535E8D"/>
    <w:rsid w:val="005369F8"/>
    <w:rsid w:val="00536ACF"/>
    <w:rsid w:val="00540144"/>
    <w:rsid w:val="00542AD1"/>
    <w:rsid w:val="005466BC"/>
    <w:rsid w:val="00550B48"/>
    <w:rsid w:val="00552402"/>
    <w:rsid w:val="00556296"/>
    <w:rsid w:val="00564ACD"/>
    <w:rsid w:val="005673BF"/>
    <w:rsid w:val="00574531"/>
    <w:rsid w:val="005771F5"/>
    <w:rsid w:val="00583A23"/>
    <w:rsid w:val="00583CE3"/>
    <w:rsid w:val="00590F02"/>
    <w:rsid w:val="005910B3"/>
    <w:rsid w:val="005924C8"/>
    <w:rsid w:val="0059467A"/>
    <w:rsid w:val="005A03C0"/>
    <w:rsid w:val="005A19DD"/>
    <w:rsid w:val="005A40C9"/>
    <w:rsid w:val="005B5373"/>
    <w:rsid w:val="005B75CD"/>
    <w:rsid w:val="005C03E5"/>
    <w:rsid w:val="005C1E16"/>
    <w:rsid w:val="005C3476"/>
    <w:rsid w:val="005D4B24"/>
    <w:rsid w:val="005D4BB2"/>
    <w:rsid w:val="005D4DE3"/>
    <w:rsid w:val="005D5B9A"/>
    <w:rsid w:val="005D7865"/>
    <w:rsid w:val="005E2136"/>
    <w:rsid w:val="005E21F2"/>
    <w:rsid w:val="005E32BB"/>
    <w:rsid w:val="005F0506"/>
    <w:rsid w:val="005F6DE1"/>
    <w:rsid w:val="006028D0"/>
    <w:rsid w:val="00602AA8"/>
    <w:rsid w:val="0060412F"/>
    <w:rsid w:val="00610E4F"/>
    <w:rsid w:val="006115AC"/>
    <w:rsid w:val="006143BC"/>
    <w:rsid w:val="00615A2C"/>
    <w:rsid w:val="00617DCD"/>
    <w:rsid w:val="00620415"/>
    <w:rsid w:val="00621C85"/>
    <w:rsid w:val="00623D60"/>
    <w:rsid w:val="006248D7"/>
    <w:rsid w:val="00624CA4"/>
    <w:rsid w:val="0062744C"/>
    <w:rsid w:val="0063215C"/>
    <w:rsid w:val="00632DD3"/>
    <w:rsid w:val="00637B52"/>
    <w:rsid w:val="00637BA8"/>
    <w:rsid w:val="006402AF"/>
    <w:rsid w:val="00653D4A"/>
    <w:rsid w:val="00656D26"/>
    <w:rsid w:val="00657029"/>
    <w:rsid w:val="006707C7"/>
    <w:rsid w:val="00671A0F"/>
    <w:rsid w:val="006734AD"/>
    <w:rsid w:val="00677040"/>
    <w:rsid w:val="00684582"/>
    <w:rsid w:val="00685E7A"/>
    <w:rsid w:val="00686AE3"/>
    <w:rsid w:val="006873B8"/>
    <w:rsid w:val="006927A7"/>
    <w:rsid w:val="006930F4"/>
    <w:rsid w:val="0069469B"/>
    <w:rsid w:val="006979A6"/>
    <w:rsid w:val="00697ACA"/>
    <w:rsid w:val="006A5655"/>
    <w:rsid w:val="006B1A05"/>
    <w:rsid w:val="006C7458"/>
    <w:rsid w:val="006D2A64"/>
    <w:rsid w:val="006D5708"/>
    <w:rsid w:val="006E1839"/>
    <w:rsid w:val="006E1EB3"/>
    <w:rsid w:val="006E5AF1"/>
    <w:rsid w:val="006F2367"/>
    <w:rsid w:val="00700AD7"/>
    <w:rsid w:val="00705792"/>
    <w:rsid w:val="007067DA"/>
    <w:rsid w:val="00714727"/>
    <w:rsid w:val="0071746A"/>
    <w:rsid w:val="00722279"/>
    <w:rsid w:val="00732765"/>
    <w:rsid w:val="00734369"/>
    <w:rsid w:val="00741D77"/>
    <w:rsid w:val="00743538"/>
    <w:rsid w:val="00743CFB"/>
    <w:rsid w:val="00746097"/>
    <w:rsid w:val="00753260"/>
    <w:rsid w:val="00753B73"/>
    <w:rsid w:val="00762353"/>
    <w:rsid w:val="00766441"/>
    <w:rsid w:val="0076785B"/>
    <w:rsid w:val="00776B39"/>
    <w:rsid w:val="00776EB5"/>
    <w:rsid w:val="0078327D"/>
    <w:rsid w:val="00785EA5"/>
    <w:rsid w:val="00791F61"/>
    <w:rsid w:val="00792198"/>
    <w:rsid w:val="0079233F"/>
    <w:rsid w:val="0079763C"/>
    <w:rsid w:val="00797928"/>
    <w:rsid w:val="007A1FFB"/>
    <w:rsid w:val="007A23AE"/>
    <w:rsid w:val="007A3B2C"/>
    <w:rsid w:val="007A7EEA"/>
    <w:rsid w:val="007B36F2"/>
    <w:rsid w:val="007B460C"/>
    <w:rsid w:val="007B49D7"/>
    <w:rsid w:val="007C1D86"/>
    <w:rsid w:val="007C2549"/>
    <w:rsid w:val="007C4B97"/>
    <w:rsid w:val="007C6BCA"/>
    <w:rsid w:val="007D5805"/>
    <w:rsid w:val="007E054A"/>
    <w:rsid w:val="007E085D"/>
    <w:rsid w:val="007E0B99"/>
    <w:rsid w:val="007E3CB6"/>
    <w:rsid w:val="007E41B0"/>
    <w:rsid w:val="007E75A1"/>
    <w:rsid w:val="007F2DA6"/>
    <w:rsid w:val="007F3C1E"/>
    <w:rsid w:val="007F3CC3"/>
    <w:rsid w:val="007F50F2"/>
    <w:rsid w:val="007F5728"/>
    <w:rsid w:val="00800D1F"/>
    <w:rsid w:val="0080405F"/>
    <w:rsid w:val="008075FA"/>
    <w:rsid w:val="00813AFB"/>
    <w:rsid w:val="0081526C"/>
    <w:rsid w:val="00815451"/>
    <w:rsid w:val="00815988"/>
    <w:rsid w:val="00822B4A"/>
    <w:rsid w:val="00823D48"/>
    <w:rsid w:val="008326DD"/>
    <w:rsid w:val="00832AFF"/>
    <w:rsid w:val="0083787E"/>
    <w:rsid w:val="00856F7D"/>
    <w:rsid w:val="00861DA1"/>
    <w:rsid w:val="0087011A"/>
    <w:rsid w:val="008730B8"/>
    <w:rsid w:val="00874B9D"/>
    <w:rsid w:val="00875A74"/>
    <w:rsid w:val="00880335"/>
    <w:rsid w:val="00881A75"/>
    <w:rsid w:val="008836F6"/>
    <w:rsid w:val="00883A3A"/>
    <w:rsid w:val="00884997"/>
    <w:rsid w:val="00884CDC"/>
    <w:rsid w:val="00884D48"/>
    <w:rsid w:val="0089008A"/>
    <w:rsid w:val="00893E8F"/>
    <w:rsid w:val="008941DF"/>
    <w:rsid w:val="008945C6"/>
    <w:rsid w:val="008A3086"/>
    <w:rsid w:val="008A4113"/>
    <w:rsid w:val="008B1798"/>
    <w:rsid w:val="008B2421"/>
    <w:rsid w:val="008B2446"/>
    <w:rsid w:val="008B3EE8"/>
    <w:rsid w:val="008B7D26"/>
    <w:rsid w:val="008C26EA"/>
    <w:rsid w:val="008C2748"/>
    <w:rsid w:val="008C3152"/>
    <w:rsid w:val="008C4B8F"/>
    <w:rsid w:val="008C4CFE"/>
    <w:rsid w:val="008C50F7"/>
    <w:rsid w:val="008C7C22"/>
    <w:rsid w:val="008D09EB"/>
    <w:rsid w:val="008D43D9"/>
    <w:rsid w:val="008D48EA"/>
    <w:rsid w:val="008D584D"/>
    <w:rsid w:val="008E1AAA"/>
    <w:rsid w:val="008F4275"/>
    <w:rsid w:val="008F448D"/>
    <w:rsid w:val="008F5E37"/>
    <w:rsid w:val="00902761"/>
    <w:rsid w:val="0091088E"/>
    <w:rsid w:val="00912B2B"/>
    <w:rsid w:val="00915D0E"/>
    <w:rsid w:val="00917F25"/>
    <w:rsid w:val="00923ABE"/>
    <w:rsid w:val="00927CB5"/>
    <w:rsid w:val="00932439"/>
    <w:rsid w:val="00932B8E"/>
    <w:rsid w:val="0093450F"/>
    <w:rsid w:val="009416FD"/>
    <w:rsid w:val="00941999"/>
    <w:rsid w:val="009514FC"/>
    <w:rsid w:val="00952C26"/>
    <w:rsid w:val="00953CB4"/>
    <w:rsid w:val="0095449B"/>
    <w:rsid w:val="009652A4"/>
    <w:rsid w:val="00970F7B"/>
    <w:rsid w:val="009715E4"/>
    <w:rsid w:val="00973986"/>
    <w:rsid w:val="009754AE"/>
    <w:rsid w:val="0097643B"/>
    <w:rsid w:val="00977470"/>
    <w:rsid w:val="00980142"/>
    <w:rsid w:val="00981D85"/>
    <w:rsid w:val="00983D62"/>
    <w:rsid w:val="00985DEB"/>
    <w:rsid w:val="00986215"/>
    <w:rsid w:val="00987DE9"/>
    <w:rsid w:val="0099173D"/>
    <w:rsid w:val="00993043"/>
    <w:rsid w:val="009953C0"/>
    <w:rsid w:val="00995534"/>
    <w:rsid w:val="00996C67"/>
    <w:rsid w:val="00997174"/>
    <w:rsid w:val="009973AA"/>
    <w:rsid w:val="009A212E"/>
    <w:rsid w:val="009A275E"/>
    <w:rsid w:val="009B04B0"/>
    <w:rsid w:val="009B3688"/>
    <w:rsid w:val="009B5E67"/>
    <w:rsid w:val="009C048B"/>
    <w:rsid w:val="009D02FE"/>
    <w:rsid w:val="009D60F1"/>
    <w:rsid w:val="009E135C"/>
    <w:rsid w:val="009E6E87"/>
    <w:rsid w:val="009E6FB2"/>
    <w:rsid w:val="009F561B"/>
    <w:rsid w:val="009F7170"/>
    <w:rsid w:val="00A04210"/>
    <w:rsid w:val="00A06A6C"/>
    <w:rsid w:val="00A07BA4"/>
    <w:rsid w:val="00A113A6"/>
    <w:rsid w:val="00A14447"/>
    <w:rsid w:val="00A21493"/>
    <w:rsid w:val="00A21B55"/>
    <w:rsid w:val="00A22F01"/>
    <w:rsid w:val="00A309C4"/>
    <w:rsid w:val="00A339CD"/>
    <w:rsid w:val="00A405B5"/>
    <w:rsid w:val="00A447F6"/>
    <w:rsid w:val="00A474F3"/>
    <w:rsid w:val="00A513CC"/>
    <w:rsid w:val="00A565FC"/>
    <w:rsid w:val="00A64225"/>
    <w:rsid w:val="00A677BE"/>
    <w:rsid w:val="00A71211"/>
    <w:rsid w:val="00A72983"/>
    <w:rsid w:val="00A72BA7"/>
    <w:rsid w:val="00A77B1F"/>
    <w:rsid w:val="00A82223"/>
    <w:rsid w:val="00AA4419"/>
    <w:rsid w:val="00AA47ED"/>
    <w:rsid w:val="00AA693E"/>
    <w:rsid w:val="00AA6B6B"/>
    <w:rsid w:val="00AA6B82"/>
    <w:rsid w:val="00AB226D"/>
    <w:rsid w:val="00AB6689"/>
    <w:rsid w:val="00AB749E"/>
    <w:rsid w:val="00AC1F0C"/>
    <w:rsid w:val="00AC6258"/>
    <w:rsid w:val="00AD4E3E"/>
    <w:rsid w:val="00AD68BD"/>
    <w:rsid w:val="00AE417A"/>
    <w:rsid w:val="00AE4B0A"/>
    <w:rsid w:val="00AF458F"/>
    <w:rsid w:val="00B00831"/>
    <w:rsid w:val="00B05A4F"/>
    <w:rsid w:val="00B06A8D"/>
    <w:rsid w:val="00B06F43"/>
    <w:rsid w:val="00B13C95"/>
    <w:rsid w:val="00B176D6"/>
    <w:rsid w:val="00B17C7E"/>
    <w:rsid w:val="00B20EA3"/>
    <w:rsid w:val="00B21DA0"/>
    <w:rsid w:val="00B22919"/>
    <w:rsid w:val="00B23EDC"/>
    <w:rsid w:val="00B2791F"/>
    <w:rsid w:val="00B31139"/>
    <w:rsid w:val="00B31AA1"/>
    <w:rsid w:val="00B338BF"/>
    <w:rsid w:val="00B371A3"/>
    <w:rsid w:val="00B42293"/>
    <w:rsid w:val="00B52E52"/>
    <w:rsid w:val="00B55AED"/>
    <w:rsid w:val="00B56D65"/>
    <w:rsid w:val="00B650F6"/>
    <w:rsid w:val="00B7613F"/>
    <w:rsid w:val="00B77B08"/>
    <w:rsid w:val="00B77FF3"/>
    <w:rsid w:val="00B81B4F"/>
    <w:rsid w:val="00B81F6C"/>
    <w:rsid w:val="00B82143"/>
    <w:rsid w:val="00B82919"/>
    <w:rsid w:val="00B8318A"/>
    <w:rsid w:val="00B84747"/>
    <w:rsid w:val="00B84888"/>
    <w:rsid w:val="00B84F44"/>
    <w:rsid w:val="00B85968"/>
    <w:rsid w:val="00B859B9"/>
    <w:rsid w:val="00B9304A"/>
    <w:rsid w:val="00B94A9E"/>
    <w:rsid w:val="00B954B6"/>
    <w:rsid w:val="00B97C2D"/>
    <w:rsid w:val="00BA09E7"/>
    <w:rsid w:val="00BA0A36"/>
    <w:rsid w:val="00BA5C3B"/>
    <w:rsid w:val="00BA6238"/>
    <w:rsid w:val="00BB2E55"/>
    <w:rsid w:val="00BB3A8D"/>
    <w:rsid w:val="00BC08C9"/>
    <w:rsid w:val="00BC1A80"/>
    <w:rsid w:val="00BC24A0"/>
    <w:rsid w:val="00BD143A"/>
    <w:rsid w:val="00BD568A"/>
    <w:rsid w:val="00BE0D47"/>
    <w:rsid w:val="00BE36F4"/>
    <w:rsid w:val="00BE5F0D"/>
    <w:rsid w:val="00BF36D8"/>
    <w:rsid w:val="00BF4162"/>
    <w:rsid w:val="00BF46EF"/>
    <w:rsid w:val="00BF50F5"/>
    <w:rsid w:val="00BF5A49"/>
    <w:rsid w:val="00C03257"/>
    <w:rsid w:val="00C03DE9"/>
    <w:rsid w:val="00C10749"/>
    <w:rsid w:val="00C1311D"/>
    <w:rsid w:val="00C15EB6"/>
    <w:rsid w:val="00C1763B"/>
    <w:rsid w:val="00C17655"/>
    <w:rsid w:val="00C17920"/>
    <w:rsid w:val="00C322F3"/>
    <w:rsid w:val="00C334A0"/>
    <w:rsid w:val="00C344BF"/>
    <w:rsid w:val="00C3595E"/>
    <w:rsid w:val="00C472A9"/>
    <w:rsid w:val="00C53D54"/>
    <w:rsid w:val="00C5641F"/>
    <w:rsid w:val="00C64318"/>
    <w:rsid w:val="00C6445F"/>
    <w:rsid w:val="00C74940"/>
    <w:rsid w:val="00C76FC4"/>
    <w:rsid w:val="00C77FBD"/>
    <w:rsid w:val="00C8003F"/>
    <w:rsid w:val="00C81198"/>
    <w:rsid w:val="00C90526"/>
    <w:rsid w:val="00C91041"/>
    <w:rsid w:val="00C93F1E"/>
    <w:rsid w:val="00C953FB"/>
    <w:rsid w:val="00CA4B99"/>
    <w:rsid w:val="00CB0BED"/>
    <w:rsid w:val="00CB3A2F"/>
    <w:rsid w:val="00CB50C9"/>
    <w:rsid w:val="00CC051C"/>
    <w:rsid w:val="00CC2395"/>
    <w:rsid w:val="00CC5F7D"/>
    <w:rsid w:val="00CC6526"/>
    <w:rsid w:val="00CC6DFB"/>
    <w:rsid w:val="00CD307A"/>
    <w:rsid w:val="00CD35A1"/>
    <w:rsid w:val="00CE215D"/>
    <w:rsid w:val="00CF1489"/>
    <w:rsid w:val="00D01DC9"/>
    <w:rsid w:val="00D01DDE"/>
    <w:rsid w:val="00D021A9"/>
    <w:rsid w:val="00D02303"/>
    <w:rsid w:val="00D0470B"/>
    <w:rsid w:val="00D04F73"/>
    <w:rsid w:val="00D126DE"/>
    <w:rsid w:val="00D14A63"/>
    <w:rsid w:val="00D14D98"/>
    <w:rsid w:val="00D1513B"/>
    <w:rsid w:val="00D157F1"/>
    <w:rsid w:val="00D2074D"/>
    <w:rsid w:val="00D21DD9"/>
    <w:rsid w:val="00D37CD7"/>
    <w:rsid w:val="00D40C04"/>
    <w:rsid w:val="00D44493"/>
    <w:rsid w:val="00D44818"/>
    <w:rsid w:val="00D46170"/>
    <w:rsid w:val="00D567CC"/>
    <w:rsid w:val="00D6450A"/>
    <w:rsid w:val="00D761B5"/>
    <w:rsid w:val="00D77945"/>
    <w:rsid w:val="00D831BC"/>
    <w:rsid w:val="00D87B23"/>
    <w:rsid w:val="00D95FC8"/>
    <w:rsid w:val="00DA0175"/>
    <w:rsid w:val="00DA0EC2"/>
    <w:rsid w:val="00DA1B23"/>
    <w:rsid w:val="00DA2707"/>
    <w:rsid w:val="00DA3D3A"/>
    <w:rsid w:val="00DA66DC"/>
    <w:rsid w:val="00DA77D0"/>
    <w:rsid w:val="00DA7C53"/>
    <w:rsid w:val="00DB45A6"/>
    <w:rsid w:val="00DB518E"/>
    <w:rsid w:val="00DB7ED0"/>
    <w:rsid w:val="00DD0830"/>
    <w:rsid w:val="00DD3C5E"/>
    <w:rsid w:val="00DD624A"/>
    <w:rsid w:val="00DE0FD2"/>
    <w:rsid w:val="00DE1964"/>
    <w:rsid w:val="00DE65F4"/>
    <w:rsid w:val="00DE71DD"/>
    <w:rsid w:val="00DF5358"/>
    <w:rsid w:val="00DF7A60"/>
    <w:rsid w:val="00E00280"/>
    <w:rsid w:val="00E07E73"/>
    <w:rsid w:val="00E11A50"/>
    <w:rsid w:val="00E13DD1"/>
    <w:rsid w:val="00E21704"/>
    <w:rsid w:val="00E229FD"/>
    <w:rsid w:val="00E23AF1"/>
    <w:rsid w:val="00E23C3F"/>
    <w:rsid w:val="00E26FE6"/>
    <w:rsid w:val="00E330ED"/>
    <w:rsid w:val="00E369C7"/>
    <w:rsid w:val="00E36A13"/>
    <w:rsid w:val="00E43FF2"/>
    <w:rsid w:val="00E4641E"/>
    <w:rsid w:val="00E47CED"/>
    <w:rsid w:val="00E520C0"/>
    <w:rsid w:val="00E55A9F"/>
    <w:rsid w:val="00E6426B"/>
    <w:rsid w:val="00E662B8"/>
    <w:rsid w:val="00E66432"/>
    <w:rsid w:val="00E74246"/>
    <w:rsid w:val="00E77961"/>
    <w:rsid w:val="00E77ADB"/>
    <w:rsid w:val="00E84A05"/>
    <w:rsid w:val="00E874B4"/>
    <w:rsid w:val="00E94327"/>
    <w:rsid w:val="00E96058"/>
    <w:rsid w:val="00EA103D"/>
    <w:rsid w:val="00EA3A79"/>
    <w:rsid w:val="00EB24A2"/>
    <w:rsid w:val="00EB63A6"/>
    <w:rsid w:val="00EC1758"/>
    <w:rsid w:val="00EC23D0"/>
    <w:rsid w:val="00EC3513"/>
    <w:rsid w:val="00EC5B01"/>
    <w:rsid w:val="00ED4425"/>
    <w:rsid w:val="00ED5D04"/>
    <w:rsid w:val="00EE3688"/>
    <w:rsid w:val="00EE3C8E"/>
    <w:rsid w:val="00EF0AA7"/>
    <w:rsid w:val="00EF4354"/>
    <w:rsid w:val="00EF60ED"/>
    <w:rsid w:val="00EF6B5C"/>
    <w:rsid w:val="00F01402"/>
    <w:rsid w:val="00F0600C"/>
    <w:rsid w:val="00F0776E"/>
    <w:rsid w:val="00F228CC"/>
    <w:rsid w:val="00F27F8F"/>
    <w:rsid w:val="00F301F4"/>
    <w:rsid w:val="00F32494"/>
    <w:rsid w:val="00F379F8"/>
    <w:rsid w:val="00F44373"/>
    <w:rsid w:val="00F4468D"/>
    <w:rsid w:val="00F47DA6"/>
    <w:rsid w:val="00F5083C"/>
    <w:rsid w:val="00F57B02"/>
    <w:rsid w:val="00F613B6"/>
    <w:rsid w:val="00F61A05"/>
    <w:rsid w:val="00F61E2E"/>
    <w:rsid w:val="00F621B0"/>
    <w:rsid w:val="00F62E87"/>
    <w:rsid w:val="00F73313"/>
    <w:rsid w:val="00F735ED"/>
    <w:rsid w:val="00F750E1"/>
    <w:rsid w:val="00F75A88"/>
    <w:rsid w:val="00F83524"/>
    <w:rsid w:val="00F84F65"/>
    <w:rsid w:val="00F85DC2"/>
    <w:rsid w:val="00F9247F"/>
    <w:rsid w:val="00F92ACD"/>
    <w:rsid w:val="00F94B02"/>
    <w:rsid w:val="00F965D3"/>
    <w:rsid w:val="00FA1FC0"/>
    <w:rsid w:val="00FA264E"/>
    <w:rsid w:val="00FB005B"/>
    <w:rsid w:val="00FC09CA"/>
    <w:rsid w:val="00FC4FAA"/>
    <w:rsid w:val="00FC6F94"/>
    <w:rsid w:val="00FC7678"/>
    <w:rsid w:val="00FC7D80"/>
    <w:rsid w:val="00FD201B"/>
    <w:rsid w:val="00FD2E20"/>
    <w:rsid w:val="00FD4B4B"/>
    <w:rsid w:val="00FE18E5"/>
    <w:rsid w:val="00FE1941"/>
    <w:rsid w:val="00FE69DE"/>
    <w:rsid w:val="00FF06A8"/>
    <w:rsid w:val="0169EB66"/>
    <w:rsid w:val="0299E898"/>
    <w:rsid w:val="07B3B66C"/>
    <w:rsid w:val="080767D0"/>
    <w:rsid w:val="0A19FF97"/>
    <w:rsid w:val="0A9005A3"/>
    <w:rsid w:val="0CE1BE9B"/>
    <w:rsid w:val="16E7CAED"/>
    <w:rsid w:val="201442D5"/>
    <w:rsid w:val="20AABBB9"/>
    <w:rsid w:val="24DC9670"/>
    <w:rsid w:val="26449246"/>
    <w:rsid w:val="2F5D47B4"/>
    <w:rsid w:val="3175A7B7"/>
    <w:rsid w:val="32ABCDC1"/>
    <w:rsid w:val="40C1D166"/>
    <w:rsid w:val="4828C414"/>
    <w:rsid w:val="4ED8BDA0"/>
    <w:rsid w:val="4EFCC2B2"/>
    <w:rsid w:val="5406EDA9"/>
    <w:rsid w:val="54C1FA94"/>
    <w:rsid w:val="5552491D"/>
    <w:rsid w:val="604B8818"/>
    <w:rsid w:val="61943905"/>
    <w:rsid w:val="61FB09E3"/>
    <w:rsid w:val="631E72A8"/>
    <w:rsid w:val="639F5FAF"/>
    <w:rsid w:val="6A0C46EA"/>
    <w:rsid w:val="6BBE5FC8"/>
    <w:rsid w:val="6D580EBF"/>
    <w:rsid w:val="704FBCC0"/>
    <w:rsid w:val="7059135F"/>
    <w:rsid w:val="761EA8B8"/>
    <w:rsid w:val="7DEEE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9BD934C"/>
  <w15:docId w15:val="{AFC69F91-F252-4E04-A192-2C8AFC784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63215C"/>
    <w:pPr>
      <w:jc w:val="center"/>
    </w:pPr>
    <w:rPr>
      <w:rFonts w:ascii="Times New Roman" w:eastAsia="Times New Roman" w:hAnsi="Times New Roman" w:cs="Times New Roman"/>
      <w:lang w:bidi="en-US"/>
    </w:rPr>
  </w:style>
  <w:style w:type="paragraph" w:styleId="Ttulo1">
    <w:name w:val="heading 1"/>
    <w:basedOn w:val="Normal"/>
    <w:autoRedefine/>
    <w:uiPriority w:val="1"/>
    <w:qFormat/>
    <w:rsid w:val="00C03DE9"/>
    <w:pPr>
      <w:numPr>
        <w:numId w:val="17"/>
      </w:numPr>
      <w:tabs>
        <w:tab w:val="left" w:pos="284"/>
      </w:tabs>
      <w:ind w:left="0" w:firstLine="0"/>
      <w:jc w:val="left"/>
      <w:outlineLvl w:val="0"/>
    </w:pPr>
    <w:rPr>
      <w:b/>
      <w:bCs/>
      <w:caps/>
      <w:sz w:val="24"/>
      <w:szCs w:val="32"/>
      <w:lang w:val="pt-BR"/>
    </w:rPr>
  </w:style>
  <w:style w:type="paragraph" w:styleId="Ttulo2">
    <w:name w:val="heading 2"/>
    <w:basedOn w:val="Normal"/>
    <w:autoRedefine/>
    <w:uiPriority w:val="1"/>
    <w:qFormat/>
    <w:rsid w:val="00BB2E55"/>
    <w:pPr>
      <w:numPr>
        <w:ilvl w:val="1"/>
        <w:numId w:val="17"/>
      </w:numPr>
      <w:tabs>
        <w:tab w:val="left" w:pos="426"/>
      </w:tabs>
      <w:ind w:left="0" w:firstLine="0"/>
      <w:jc w:val="left"/>
      <w:outlineLvl w:val="1"/>
    </w:pPr>
    <w:rPr>
      <w:bCs/>
      <w:cap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67C35"/>
    <w:pPr>
      <w:keepNext/>
      <w:keepLines/>
      <w:numPr>
        <w:ilvl w:val="2"/>
        <w:numId w:val="17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67C35"/>
    <w:pPr>
      <w:keepNext/>
      <w:keepLines/>
      <w:numPr>
        <w:ilvl w:val="3"/>
        <w:numId w:val="1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67C35"/>
    <w:pPr>
      <w:keepNext/>
      <w:keepLines/>
      <w:numPr>
        <w:ilvl w:val="4"/>
        <w:numId w:val="17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67C35"/>
    <w:pPr>
      <w:keepNext/>
      <w:keepLines/>
      <w:numPr>
        <w:ilvl w:val="5"/>
        <w:numId w:val="17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67C35"/>
    <w:pPr>
      <w:keepNext/>
      <w:keepLines/>
      <w:numPr>
        <w:ilvl w:val="6"/>
        <w:numId w:val="1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67C35"/>
    <w:pPr>
      <w:keepNext/>
      <w:keepLines/>
      <w:numPr>
        <w:ilvl w:val="7"/>
        <w:numId w:val="1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67C35"/>
    <w:pPr>
      <w:keepNext/>
      <w:keepLines/>
      <w:numPr>
        <w:ilvl w:val="8"/>
        <w:numId w:val="1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autoRedefine/>
    <w:uiPriority w:val="1"/>
    <w:qFormat/>
    <w:rsid w:val="00B42293"/>
    <w:pPr>
      <w:spacing w:line="360" w:lineRule="auto"/>
      <w:ind w:left="927"/>
      <w:jc w:val="both"/>
    </w:pPr>
    <w:rPr>
      <w:sz w:val="24"/>
      <w:szCs w:val="24"/>
      <w:lang w:val="pt-BR"/>
    </w:rPr>
  </w:style>
  <w:style w:type="paragraph" w:styleId="PargrafodaLista">
    <w:name w:val="List Paragraph"/>
    <w:basedOn w:val="Normal"/>
    <w:uiPriority w:val="1"/>
    <w:qFormat/>
    <w:rsid w:val="00542AD1"/>
    <w:pPr>
      <w:spacing w:line="360" w:lineRule="auto"/>
      <w:ind w:left="952" w:hanging="357"/>
    </w:pPr>
  </w:style>
  <w:style w:type="paragraph" w:customStyle="1" w:styleId="TableParagraph">
    <w:name w:val="Table Paragraph"/>
    <w:basedOn w:val="Normal"/>
    <w:uiPriority w:val="1"/>
    <w:qFormat/>
    <w:pPr>
      <w:spacing w:before="138"/>
      <w:ind w:left="100"/>
    </w:pPr>
  </w:style>
  <w:style w:type="paragraph" w:styleId="Cabealho">
    <w:name w:val="header"/>
    <w:basedOn w:val="Normal"/>
    <w:link w:val="CabealhoChar"/>
    <w:uiPriority w:val="99"/>
    <w:unhideWhenUsed/>
    <w:rsid w:val="00932B8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32B8E"/>
    <w:rPr>
      <w:rFonts w:ascii="Times New Roman" w:eastAsia="Times New Roman" w:hAnsi="Times New Roman" w:cs="Times New Roman"/>
      <w:lang w:bidi="en-US"/>
    </w:rPr>
  </w:style>
  <w:style w:type="paragraph" w:styleId="Rodap">
    <w:name w:val="footer"/>
    <w:basedOn w:val="Normal"/>
    <w:link w:val="RodapChar"/>
    <w:uiPriority w:val="99"/>
    <w:unhideWhenUsed/>
    <w:rsid w:val="00932B8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32B8E"/>
    <w:rPr>
      <w:rFonts w:ascii="Times New Roman" w:eastAsia="Times New Roman" w:hAnsi="Times New Roman" w:cs="Times New Roman"/>
      <w:lang w:bidi="en-US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67C3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bidi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67C35"/>
    <w:rPr>
      <w:rFonts w:asciiTheme="majorHAnsi" w:eastAsiaTheme="majorEastAsia" w:hAnsiTheme="majorHAnsi" w:cstheme="majorBidi"/>
      <w:i/>
      <w:iCs/>
      <w:color w:val="365F91" w:themeColor="accent1" w:themeShade="BF"/>
      <w:lang w:bidi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67C35"/>
    <w:rPr>
      <w:rFonts w:asciiTheme="majorHAnsi" w:eastAsiaTheme="majorEastAsia" w:hAnsiTheme="majorHAnsi" w:cstheme="majorBidi"/>
      <w:color w:val="365F91" w:themeColor="accent1" w:themeShade="BF"/>
      <w:lang w:bidi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67C35"/>
    <w:rPr>
      <w:rFonts w:asciiTheme="majorHAnsi" w:eastAsiaTheme="majorEastAsia" w:hAnsiTheme="majorHAnsi" w:cstheme="majorBidi"/>
      <w:color w:val="243F60" w:themeColor="accent1" w:themeShade="7F"/>
      <w:lang w:bidi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67C35"/>
    <w:rPr>
      <w:rFonts w:asciiTheme="majorHAnsi" w:eastAsiaTheme="majorEastAsia" w:hAnsiTheme="majorHAnsi" w:cstheme="majorBidi"/>
      <w:i/>
      <w:iCs/>
      <w:color w:val="243F60" w:themeColor="accent1" w:themeShade="7F"/>
      <w:lang w:bidi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67C35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67C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en-US"/>
    </w:rPr>
  </w:style>
  <w:style w:type="table" w:styleId="Tabelacomgrade">
    <w:name w:val="Table Grid"/>
    <w:basedOn w:val="Tabelanormal"/>
    <w:uiPriority w:val="39"/>
    <w:rsid w:val="00221D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355737"/>
    <w:pPr>
      <w:keepNext/>
    </w:pPr>
    <w:rPr>
      <w:iCs/>
      <w:sz w:val="24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0E433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433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E4338"/>
    <w:rPr>
      <w:rFonts w:ascii="Times New Roman" w:eastAsia="Times New Roman" w:hAnsi="Times New Roman" w:cs="Times New Roman"/>
      <w:sz w:val="20"/>
      <w:szCs w:val="20"/>
      <w:lang w:bidi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433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E4338"/>
    <w:rPr>
      <w:rFonts w:ascii="Times New Roman" w:eastAsia="Times New Roman" w:hAnsi="Times New Roman" w:cs="Times New Roman"/>
      <w:b/>
      <w:bCs/>
      <w:sz w:val="20"/>
      <w:szCs w:val="20"/>
      <w:lang w:bidi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E4338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E4338"/>
    <w:rPr>
      <w:rFonts w:ascii="Segoe UI" w:eastAsia="Times New Roman" w:hAnsi="Segoe UI" w:cs="Segoe UI"/>
      <w:sz w:val="18"/>
      <w:szCs w:val="18"/>
      <w:lang w:bidi="en-US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F44373"/>
    <w:pPr>
      <w:spacing w:before="200" w:after="160"/>
      <w:ind w:left="2268"/>
      <w:jc w:val="both"/>
    </w:pPr>
    <w:rPr>
      <w:iCs/>
      <w:sz w:val="20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00F44373"/>
    <w:rPr>
      <w:rFonts w:ascii="Times New Roman" w:eastAsia="Times New Roman" w:hAnsi="Times New Roman" w:cs="Times New Roman"/>
      <w:iCs/>
      <w:sz w:val="20"/>
      <w:lang w:val="pt-BR" w:bidi="en-US"/>
    </w:rPr>
  </w:style>
  <w:style w:type="character" w:styleId="Forte">
    <w:name w:val="Strong"/>
    <w:basedOn w:val="Fontepargpadro"/>
    <w:uiPriority w:val="22"/>
    <w:qFormat/>
    <w:rsid w:val="00AD68BD"/>
    <w:rPr>
      <w:b/>
      <w:bCs/>
    </w:rPr>
  </w:style>
  <w:style w:type="character" w:styleId="Hyperlink">
    <w:name w:val="Hyperlink"/>
    <w:basedOn w:val="Fontepargpadro"/>
    <w:uiPriority w:val="99"/>
    <w:unhideWhenUsed/>
    <w:rsid w:val="00AD68BD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D68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5.jpeg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hyperlink" Target="https://www.significados.com.br/kinect/" TargetMode="Externa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4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2.jpeg"/><Relationship Id="rId23" Type="http://schemas.openxmlformats.org/officeDocument/2006/relationships/image" Target="media/image8.emf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hyperlink" Target="https://penpas.com.br/2010/11/18/xbox-360-slim-e-kinect-chegam-hoje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d4ec443-1d68-4769-b800-0c34a927f8b0">
      <UserInfo>
        <DisplayName>Ana Claudia da Silva Rutzen</DisplayName>
        <AccountId>69</AccountId>
        <AccountType/>
      </UserInfo>
      <UserInfo>
        <DisplayName>Kathlen Mayara dos Santos</DisplayName>
        <AccountId>70</AccountId>
        <AccountType/>
      </UserInfo>
      <UserInfo>
        <DisplayName>Milena Naiara Kaschinski</DisplayName>
        <AccountId>71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432C403F30CB941A44083349725AC34" ma:contentTypeVersion="8" ma:contentTypeDescription="Crie um novo documento." ma:contentTypeScope="" ma:versionID="786819fe487df4bb00f53d1e52a94ddf">
  <xsd:schema xmlns:xsd="http://www.w3.org/2001/XMLSchema" xmlns:xs="http://www.w3.org/2001/XMLSchema" xmlns:p="http://schemas.microsoft.com/office/2006/metadata/properties" xmlns:ns2="ba0cd3fd-a869-4368-9055-e3e28d85b3b7" xmlns:ns3="fd4ec443-1d68-4769-b800-0c34a927f8b0" targetNamespace="http://schemas.microsoft.com/office/2006/metadata/properties" ma:root="true" ma:fieldsID="9b97c563016f8373d4a9bbd3df4f17cd" ns2:_="" ns3:_="">
    <xsd:import namespace="ba0cd3fd-a869-4368-9055-e3e28d85b3b7"/>
    <xsd:import namespace="fd4ec443-1d68-4769-b800-0c34a927f8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0cd3fd-a869-4368-9055-e3e28d85b3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4ec443-1d68-4769-b800-0c34a927f8b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94BFD-66E4-41BB-91B0-C1DAC7C6B9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037F676-B5B8-4227-8C45-DFBEA4A0D971}">
  <ds:schemaRefs>
    <ds:schemaRef ds:uri="http://schemas.microsoft.com/office/infopath/2007/PartnerControls"/>
    <ds:schemaRef ds:uri="http://purl.org/dc/terms/"/>
    <ds:schemaRef ds:uri="http://purl.org/dc/dcmitype/"/>
    <ds:schemaRef ds:uri="ba0cd3fd-a869-4368-9055-e3e28d85b3b7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fd4ec443-1d68-4769-b800-0c34a927f8b0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FF126F4B-170C-4E57-A68D-529A8C1FF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0cd3fd-a869-4368-9055-e3e28d85b3b7"/>
    <ds:schemaRef ds:uri="fd4ec443-1d68-4769-b800-0c34a927f8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48F2116-D43C-415B-82CD-3ADC5B442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1758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Capobianco Lopes</dc:creator>
  <cp:keywords/>
  <cp:lastModifiedBy>Mauricio Capobianco Lopes</cp:lastModifiedBy>
  <cp:revision>402</cp:revision>
  <dcterms:created xsi:type="dcterms:W3CDTF">2018-09-04T16:57:00Z</dcterms:created>
  <dcterms:modified xsi:type="dcterms:W3CDTF">2018-12-14T01:38:00Z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2018-04-11T00:00:00Z</vt:filetime>
  </property>
  <property fmtid="{D5CDD505-2E9C-101B-9397-08002B2CF9AE}" pid="5" name="ContentTypeId">
    <vt:lpwstr>0x010100F432C403F30CB941A44083349725AC34</vt:lpwstr>
  </property>
</Properties>
</file>